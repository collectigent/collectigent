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88724">
      <w:pPr>
        <w:spacing w:before="480" w:after="480" w:line="288" w:lineRule="auto"/>
        <w:jc w:val="center"/>
        <w:rPr>
          <w:rFonts w:hint="eastAsia" w:ascii="宋体" w:hAnsi="宋体" w:cs="宋体"/>
        </w:rPr>
      </w:pPr>
      <w:r>
        <w:rPr>
          <w:rFonts w:hint="eastAsia" w:ascii="宋体" w:hAnsi="宋体" w:cs="宋体"/>
          <w:b/>
          <w:sz w:val="52"/>
        </w:rPr>
        <w:t>股权转让协议</w:t>
      </w:r>
    </w:p>
    <w:p w14:paraId="6932DEC0">
      <w:pPr>
        <w:spacing w:before="120" w:after="120" w:line="288" w:lineRule="auto"/>
        <w:jc w:val="left"/>
        <w:rPr>
          <w:rFonts w:hint="eastAsia" w:ascii="宋体" w:hAnsi="宋体" w:cs="宋体"/>
          <w:sz w:val="22"/>
        </w:rPr>
      </w:pPr>
      <w:r>
        <w:rPr>
          <w:rFonts w:hint="eastAsia" w:ascii="宋体" w:hAnsi="宋体" w:cs="宋体"/>
          <w:sz w:val="22"/>
        </w:rPr>
        <w:t>甲方（转让方）：方春龙</w:t>
      </w:r>
    </w:p>
    <w:p w14:paraId="4175E89C">
      <w:pPr>
        <w:spacing w:before="120" w:after="120" w:line="288" w:lineRule="auto"/>
        <w:jc w:val="left"/>
        <w:rPr>
          <w:rFonts w:hint="eastAsia" w:ascii="宋体" w:hAnsi="宋体" w:cs="宋体"/>
          <w:sz w:val="22"/>
        </w:rPr>
      </w:pPr>
      <w:r>
        <w:rPr>
          <w:rFonts w:hint="eastAsia" w:ascii="宋体" w:hAnsi="宋体" w:cs="宋体"/>
          <w:sz w:val="22"/>
        </w:rPr>
        <w:t>身份证号：3</w:t>
      </w:r>
      <w:r>
        <w:rPr>
          <w:rFonts w:ascii="宋体" w:hAnsi="宋体" w:cs="宋体"/>
          <w:sz w:val="22"/>
        </w:rPr>
        <w:t>4072119880809181</w:t>
      </w:r>
      <w:r>
        <w:rPr>
          <w:rFonts w:hint="eastAsia" w:ascii="宋体" w:hAnsi="宋体" w:cs="宋体"/>
          <w:sz w:val="22"/>
        </w:rPr>
        <w:t>X</w:t>
      </w:r>
    </w:p>
    <w:p w14:paraId="75825A3E">
      <w:pPr>
        <w:spacing w:before="120" w:after="120" w:line="288" w:lineRule="auto"/>
        <w:jc w:val="left"/>
        <w:rPr>
          <w:rFonts w:hint="eastAsia" w:ascii="宋体" w:hAnsi="宋体" w:cs="宋体"/>
        </w:rPr>
      </w:pPr>
      <w:r>
        <w:rPr>
          <w:rFonts w:hint="eastAsia" w:ascii="宋体" w:hAnsi="宋体" w:cs="宋体"/>
          <w:sz w:val="22"/>
        </w:rPr>
        <w:t>地址：上海市浦东新区牡丹路2</w:t>
      </w:r>
      <w:r>
        <w:rPr>
          <w:rFonts w:ascii="宋体" w:hAnsi="宋体" w:cs="宋体"/>
          <w:sz w:val="22"/>
        </w:rPr>
        <w:t>59</w:t>
      </w:r>
      <w:r>
        <w:rPr>
          <w:rFonts w:hint="eastAsia" w:ascii="宋体" w:hAnsi="宋体" w:cs="宋体"/>
          <w:sz w:val="22"/>
        </w:rPr>
        <w:t>弄1</w:t>
      </w:r>
      <w:r>
        <w:rPr>
          <w:rFonts w:ascii="宋体" w:hAnsi="宋体" w:cs="宋体"/>
          <w:sz w:val="22"/>
        </w:rPr>
        <w:t>0</w:t>
      </w:r>
      <w:r>
        <w:rPr>
          <w:rFonts w:hint="eastAsia" w:ascii="宋体" w:hAnsi="宋体" w:cs="宋体"/>
          <w:sz w:val="22"/>
        </w:rPr>
        <w:t>号3</w:t>
      </w:r>
      <w:r>
        <w:rPr>
          <w:rFonts w:ascii="宋体" w:hAnsi="宋体" w:cs="宋体"/>
          <w:sz w:val="22"/>
        </w:rPr>
        <w:t>02</w:t>
      </w:r>
      <w:r>
        <w:rPr>
          <w:rFonts w:hint="eastAsia" w:ascii="宋体" w:hAnsi="宋体" w:cs="宋体"/>
          <w:sz w:val="22"/>
        </w:rPr>
        <w:t>室</w:t>
      </w:r>
    </w:p>
    <w:p w14:paraId="53B2ADF8">
      <w:pPr>
        <w:spacing w:before="120" w:after="120" w:line="288" w:lineRule="auto"/>
        <w:jc w:val="left"/>
        <w:rPr>
          <w:rFonts w:hint="eastAsia" w:ascii="宋体" w:hAnsi="宋体" w:cs="宋体"/>
        </w:rPr>
      </w:pPr>
      <w:r>
        <w:rPr>
          <w:rFonts w:hint="eastAsia" w:ascii="宋体" w:hAnsi="宋体" w:cs="宋体"/>
          <w:sz w:val="22"/>
        </w:rPr>
        <w:t>联系方式：1</w:t>
      </w:r>
      <w:r>
        <w:rPr>
          <w:rFonts w:ascii="宋体" w:hAnsi="宋体" w:cs="宋体"/>
          <w:sz w:val="22"/>
        </w:rPr>
        <w:t>8817553261</w:t>
      </w:r>
    </w:p>
    <w:p w14:paraId="084FD180">
      <w:pPr>
        <w:spacing w:before="120" w:after="120" w:line="288" w:lineRule="auto"/>
        <w:jc w:val="left"/>
        <w:rPr>
          <w:rFonts w:hint="eastAsia" w:ascii="宋体" w:hAnsi="宋体" w:cs="宋体"/>
        </w:rPr>
      </w:pPr>
    </w:p>
    <w:p w14:paraId="44FF6631">
      <w:pPr>
        <w:spacing w:before="120" w:after="120" w:line="288" w:lineRule="auto"/>
        <w:jc w:val="left"/>
        <w:rPr>
          <w:rFonts w:hint="eastAsia" w:ascii="宋体" w:hAnsi="宋体" w:cs="宋体"/>
        </w:rPr>
      </w:pPr>
      <w:r>
        <w:rPr>
          <w:rFonts w:hint="eastAsia" w:ascii="宋体" w:hAnsi="宋体" w:cs="宋体"/>
          <w:sz w:val="22"/>
        </w:rPr>
        <w:t>乙方（受让方</w:t>
      </w:r>
      <w:del w:id="0" w:author="WPS_1700225564" w:date="2026-06-12T17:28:12Z">
        <w:r>
          <w:rPr>
            <w:rFonts w:hint="eastAsia" w:ascii="宋体" w:hAnsi="宋体" w:cs="宋体"/>
            <w:sz w:val="22"/>
          </w:rPr>
          <w:delText>/创</w:delText>
        </w:r>
      </w:del>
      <w:del w:id="1" w:author="WPS_1700225564" w:date="2026-06-12T17:28:11Z">
        <w:r>
          <w:rPr>
            <w:rFonts w:hint="eastAsia" w:ascii="宋体" w:hAnsi="宋体" w:cs="宋体"/>
            <w:sz w:val="22"/>
          </w:rPr>
          <w:delText>始人</w:delText>
        </w:r>
      </w:del>
      <w:r>
        <w:rPr>
          <w:rFonts w:hint="eastAsia" w:ascii="宋体" w:hAnsi="宋体" w:cs="宋体"/>
          <w:sz w:val="22"/>
        </w:rPr>
        <w:t>）：</w:t>
      </w:r>
      <w:ins w:id="2" w:author="WPS_1700225564" w:date="2026-06-12T17:29:04Z">
        <w:r>
          <w:rPr>
            <w:rFonts w:hint="eastAsia" w:ascii="宋体" w:hAnsi="宋体"/>
            <w:sz w:val="22"/>
          </w:rPr>
          <w:t>上海可之可为科技发展有限公司</w:t>
        </w:r>
      </w:ins>
      <w:del w:id="3" w:author="WPS_1700225564" w:date="2026-06-12T17:28:08Z">
        <w:r>
          <w:rPr>
            <w:rFonts w:hint="eastAsia" w:ascii="宋体" w:hAnsi="宋体" w:cs="宋体"/>
            <w:sz w:val="22"/>
          </w:rPr>
          <w:delText>王冠</w:delText>
        </w:r>
      </w:del>
    </w:p>
    <w:p w14:paraId="3DCD655A">
      <w:pPr>
        <w:spacing w:before="120" w:after="120" w:line="288" w:lineRule="auto"/>
        <w:jc w:val="left"/>
        <w:rPr>
          <w:rFonts w:hint="eastAsia" w:ascii="宋体" w:hAnsi="宋体" w:cs="宋体"/>
        </w:rPr>
      </w:pPr>
      <w:ins w:id="4" w:author="WPS_1700225564" w:date="2026-06-12T17:29:15Z">
        <w:r>
          <w:rPr>
            <w:rFonts w:hint="eastAsia" w:ascii="宋体" w:hAnsi="宋体" w:cs="宋体"/>
            <w:sz w:val="22"/>
            <w:lang w:val="en-US" w:eastAsia="zh-CN"/>
          </w:rPr>
          <w:t>统一</w:t>
        </w:r>
      </w:ins>
      <w:ins w:id="5" w:author="WPS_1700225564" w:date="2026-06-12T17:29:16Z">
        <w:r>
          <w:rPr>
            <w:rFonts w:hint="eastAsia" w:ascii="宋体" w:hAnsi="宋体" w:cs="宋体"/>
            <w:sz w:val="22"/>
            <w:lang w:val="en-US" w:eastAsia="zh-CN"/>
          </w:rPr>
          <w:t>社会</w:t>
        </w:r>
      </w:ins>
      <w:ins w:id="6" w:author="WPS_1700225564" w:date="2026-06-12T17:29:17Z">
        <w:r>
          <w:rPr>
            <w:rFonts w:hint="eastAsia" w:ascii="宋体" w:hAnsi="宋体" w:cs="宋体"/>
            <w:sz w:val="22"/>
            <w:lang w:val="en-US" w:eastAsia="zh-CN"/>
          </w:rPr>
          <w:t>信用</w:t>
        </w:r>
      </w:ins>
      <w:ins w:id="7" w:author="WPS_1700225564" w:date="2026-06-12T17:29:18Z">
        <w:r>
          <w:rPr>
            <w:rFonts w:hint="eastAsia" w:ascii="宋体" w:hAnsi="宋体" w:cs="宋体"/>
            <w:sz w:val="22"/>
            <w:lang w:val="en-US" w:eastAsia="zh-CN"/>
          </w:rPr>
          <w:t>代码</w:t>
        </w:r>
      </w:ins>
      <w:del w:id="8" w:author="WPS_1700225564" w:date="2026-06-12T17:29:12Z">
        <w:r>
          <w:rPr>
            <w:rFonts w:hint="eastAsia" w:ascii="宋体" w:hAnsi="宋体" w:cs="宋体"/>
            <w:sz w:val="22"/>
          </w:rPr>
          <w:delText>身份证</w:delText>
        </w:r>
      </w:del>
      <w:del w:id="9" w:author="WPS_1700225564" w:date="2026-06-12T17:29:11Z">
        <w:r>
          <w:rPr>
            <w:rFonts w:hint="eastAsia" w:ascii="宋体" w:hAnsi="宋体" w:cs="宋体"/>
            <w:sz w:val="22"/>
          </w:rPr>
          <w:delText>号</w:delText>
        </w:r>
      </w:del>
      <w:r>
        <w:rPr>
          <w:rFonts w:hint="eastAsia" w:ascii="宋体" w:hAnsi="宋体" w:cs="宋体"/>
          <w:sz w:val="22"/>
        </w:rPr>
        <w:t>：</w:t>
      </w:r>
      <w:ins w:id="10" w:author="WPS_1700225564" w:date="2026-06-12T17:29:18Z">
        <w:r>
          <w:rPr>
            <w:rFonts w:hint="eastAsia" w:ascii="宋体" w:hAnsi="宋体"/>
            <w:sz w:val="22"/>
          </w:rPr>
          <w:t>91310120MA7GX66H80</w:t>
        </w:r>
      </w:ins>
    </w:p>
    <w:p w14:paraId="089188F0">
      <w:pPr>
        <w:spacing w:before="120" w:after="120" w:line="288" w:lineRule="auto"/>
        <w:jc w:val="left"/>
        <w:rPr>
          <w:rFonts w:hint="eastAsia" w:ascii="宋体" w:hAnsi="宋体" w:cs="宋体"/>
        </w:rPr>
      </w:pPr>
      <w:r>
        <w:rPr>
          <w:rFonts w:hint="eastAsia" w:ascii="宋体" w:hAnsi="宋体" w:cs="宋体"/>
          <w:sz w:val="22"/>
        </w:rPr>
        <w:t>地址：</w:t>
      </w:r>
      <w:ins w:id="11" w:author="WPS_1700225564" w:date="2026-06-12T17:29:24Z">
        <w:r>
          <w:rPr>
            <w:rFonts w:hint="eastAsia" w:ascii="宋体" w:hAnsi="宋体"/>
            <w:sz w:val="22"/>
          </w:rPr>
          <w:t>上海市奉贤区南桥镇南桥路311号</w:t>
        </w:r>
      </w:ins>
    </w:p>
    <w:p w14:paraId="592FA1C0">
      <w:pPr>
        <w:spacing w:before="120" w:after="120" w:line="288" w:lineRule="auto"/>
        <w:jc w:val="left"/>
        <w:rPr>
          <w:rFonts w:hint="default" w:ascii="宋体" w:hAnsi="宋体" w:eastAsia="宋体" w:cs="宋体"/>
          <w:lang w:val="en-US" w:eastAsia="zh-CN"/>
        </w:rPr>
      </w:pPr>
      <w:r>
        <w:rPr>
          <w:rFonts w:hint="eastAsia" w:ascii="宋体" w:hAnsi="宋体" w:cs="宋体"/>
          <w:sz w:val="22"/>
        </w:rPr>
        <w:t>联系方式：</w:t>
      </w:r>
      <w:ins w:id="12" w:author="WPS_1700225564" w:date="2026-06-12T17:29:26Z">
        <w:r>
          <w:rPr>
            <w:rFonts w:hint="eastAsia" w:ascii="宋体" w:hAnsi="宋体" w:cs="宋体"/>
            <w:sz w:val="22"/>
            <w:lang w:val="en-US" w:eastAsia="zh-CN"/>
          </w:rPr>
          <w:t>159</w:t>
        </w:r>
      </w:ins>
      <w:ins w:id="13" w:author="WPS_1700225564" w:date="2026-06-12T17:29:27Z">
        <w:r>
          <w:rPr>
            <w:rFonts w:hint="eastAsia" w:ascii="宋体" w:hAnsi="宋体" w:cs="宋体"/>
            <w:sz w:val="22"/>
            <w:lang w:val="en-US" w:eastAsia="zh-CN"/>
          </w:rPr>
          <w:t>214</w:t>
        </w:r>
      </w:ins>
      <w:ins w:id="14" w:author="WPS_1700225564" w:date="2026-06-12T17:29:28Z">
        <w:r>
          <w:rPr>
            <w:rFonts w:hint="eastAsia" w:ascii="宋体" w:hAnsi="宋体" w:cs="宋体"/>
            <w:sz w:val="22"/>
            <w:lang w:val="en-US" w:eastAsia="zh-CN"/>
          </w:rPr>
          <w:t>47722</w:t>
        </w:r>
      </w:ins>
    </w:p>
    <w:p w14:paraId="4FA93E29">
      <w:pPr>
        <w:spacing w:before="120" w:after="120" w:line="288" w:lineRule="auto"/>
        <w:jc w:val="left"/>
        <w:rPr>
          <w:rFonts w:hint="eastAsia" w:ascii="宋体" w:hAnsi="宋体" w:cs="宋体"/>
        </w:rPr>
      </w:pPr>
    </w:p>
    <w:p w14:paraId="6D53DCB9">
      <w:pPr>
        <w:spacing w:before="120" w:after="120" w:line="288" w:lineRule="auto"/>
        <w:jc w:val="left"/>
        <w:rPr>
          <w:rFonts w:hint="eastAsia" w:ascii="宋体" w:hAnsi="宋体" w:cs="宋体"/>
          <w:sz w:val="22"/>
        </w:rPr>
      </w:pPr>
      <w:r>
        <w:rPr>
          <w:rFonts w:hint="eastAsia" w:ascii="宋体" w:hAnsi="宋体" w:cs="宋体"/>
          <w:sz w:val="22"/>
        </w:rPr>
        <w:t>丙方（目标公司或公司）：可之（宁波）人工智能科技有限公司</w:t>
      </w:r>
    </w:p>
    <w:p w14:paraId="3E9C88CB">
      <w:pPr>
        <w:spacing w:before="120" w:after="120" w:line="288" w:lineRule="auto"/>
        <w:jc w:val="left"/>
        <w:rPr>
          <w:rFonts w:hint="eastAsia" w:ascii="宋体" w:hAnsi="宋体" w:cs="宋体"/>
          <w:sz w:val="22"/>
        </w:rPr>
      </w:pPr>
      <w:r>
        <w:rPr>
          <w:rFonts w:hint="eastAsia" w:ascii="宋体" w:hAnsi="宋体" w:cs="宋体"/>
          <w:sz w:val="22"/>
        </w:rPr>
        <w:t>法定代表人：王冠</w:t>
      </w:r>
    </w:p>
    <w:p w14:paraId="738395B3">
      <w:pPr>
        <w:spacing w:before="120" w:after="120" w:line="288" w:lineRule="auto"/>
        <w:jc w:val="left"/>
        <w:rPr>
          <w:ins w:id="15" w:author="WPS_1700225564" w:date="2026-06-12T17:29:49Z"/>
          <w:rFonts w:hint="eastAsia" w:ascii="宋体" w:hAnsi="宋体"/>
          <w:sz w:val="22"/>
        </w:rPr>
      </w:pPr>
      <w:r>
        <w:rPr>
          <w:rFonts w:hint="eastAsia" w:ascii="宋体" w:hAnsi="宋体" w:cs="宋体"/>
          <w:sz w:val="22"/>
        </w:rPr>
        <w:t>地址：</w:t>
      </w:r>
      <w:ins w:id="16" w:author="WPS_1700225564" w:date="2026-06-12T17:29:39Z">
        <w:r>
          <w:rPr>
            <w:rFonts w:hint="eastAsia" w:ascii="宋体" w:hAnsi="宋体"/>
            <w:sz w:val="22"/>
          </w:rPr>
          <w:t>浙江省宁波市海曙区甬水桥科创中心1号B区6楼(604-8)室</w:t>
        </w:r>
      </w:ins>
    </w:p>
    <w:p w14:paraId="3A4DDA49">
      <w:pPr>
        <w:spacing w:before="120" w:after="120" w:line="288" w:lineRule="auto"/>
        <w:jc w:val="left"/>
        <w:rPr>
          <w:rFonts w:hint="eastAsia" w:ascii="宋体" w:hAnsi="宋体"/>
          <w:sz w:val="22"/>
        </w:rPr>
      </w:pPr>
      <w:ins w:id="17" w:author="WPS_1700225564" w:date="2026-06-12T17:29:50Z">
        <w:r>
          <w:rPr>
            <w:rFonts w:hint="eastAsia" w:ascii="宋体" w:hAnsi="宋体" w:cs="宋体"/>
            <w:sz w:val="22"/>
          </w:rPr>
          <w:t>联系方式：</w:t>
        </w:r>
      </w:ins>
      <w:ins w:id="18" w:author="WPS_1700225564" w:date="2026-06-12T17:29:50Z">
        <w:r>
          <w:rPr>
            <w:rFonts w:hint="eastAsia" w:ascii="宋体" w:hAnsi="宋体" w:cs="宋体"/>
            <w:sz w:val="22"/>
            <w:lang w:val="en-US" w:eastAsia="zh-CN"/>
          </w:rPr>
          <w:t>15921447722</w:t>
        </w:r>
      </w:ins>
    </w:p>
    <w:p w14:paraId="45BE6E9F">
      <w:pPr>
        <w:spacing w:before="120" w:after="120" w:line="288" w:lineRule="auto"/>
        <w:jc w:val="left"/>
        <w:rPr>
          <w:rFonts w:hint="eastAsia" w:ascii="宋体" w:hAnsi="宋体" w:cs="宋体"/>
        </w:rPr>
      </w:pPr>
    </w:p>
    <w:p w14:paraId="384366CA">
      <w:pPr>
        <w:spacing w:before="320" w:after="120" w:line="288" w:lineRule="auto"/>
        <w:jc w:val="left"/>
        <w:outlineLvl w:val="1"/>
        <w:rPr>
          <w:rFonts w:hint="eastAsia" w:ascii="宋体" w:hAnsi="宋体" w:cs="宋体"/>
        </w:rPr>
      </w:pPr>
      <w:bookmarkStart w:id="0" w:name="heading_1"/>
      <w:r>
        <w:rPr>
          <w:rFonts w:hint="eastAsia" w:ascii="宋体" w:hAnsi="宋体" w:cs="宋体"/>
          <w:b/>
          <w:sz w:val="32"/>
        </w:rPr>
        <w:t>鉴于</w:t>
      </w:r>
      <w:bookmarkEnd w:id="0"/>
      <w:r>
        <w:rPr>
          <w:rFonts w:hint="eastAsia" w:ascii="宋体" w:hAnsi="宋体" w:cs="宋体"/>
          <w:b/>
          <w:sz w:val="32"/>
        </w:rPr>
        <w:t>：</w:t>
      </w:r>
    </w:p>
    <w:p w14:paraId="4F54837F">
      <w:pPr>
        <w:widowControl/>
        <w:numPr>
          <w:ilvl w:val="0"/>
          <w:numId w:val="2"/>
          <w:ins w:id="20" w:author="WPS_1700225564" w:date="2026-06-11T20:53:53Z"/>
        </w:numPr>
        <w:spacing w:before="0" w:after="0" w:line="240" w:lineRule="auto"/>
        <w:jc w:val="left"/>
        <w:rPr>
          <w:rFonts w:hint="eastAsia" w:ascii="宋体" w:hAnsi="宋体" w:cs="宋体"/>
          <w:sz w:val="22"/>
        </w:rPr>
        <w:pPrChange w:id="19" w:author="WPS_1700225564" w:date="2026-06-11T20:53:53Z">
          <w:pPr>
            <w:numPr>
              <w:ilvl w:val="0"/>
              <w:numId w:val="1"/>
            </w:numPr>
            <w:spacing w:before="120" w:after="120" w:line="288" w:lineRule="auto"/>
            <w:jc w:val="left"/>
          </w:pPr>
        </w:pPrChange>
      </w:pPr>
      <w:r>
        <w:rPr>
          <w:rFonts w:hint="eastAsia" w:ascii="宋体" w:hAnsi="宋体" w:cs="宋体"/>
          <w:sz w:val="22"/>
        </w:rPr>
        <w:t>甲方</w:t>
      </w:r>
      <w:del w:id="21" w:author="WPS_1700225564" w:date="2026-06-11T20:52:28Z">
        <w:r>
          <w:rPr>
            <w:rFonts w:hint="eastAsia" w:ascii="宋体" w:hAnsi="宋体" w:cs="宋体"/>
            <w:sz w:val="22"/>
          </w:rPr>
          <w:delText>在2021-2025年间曾在丙方担任研发总监职务，甲方任职期间，曾以降薪方式获得丙方股权，已全部满足行权条件，降薪金额合计为人民币137</w:delText>
        </w:r>
      </w:del>
      <w:del w:id="22" w:author="WPS_1700225564" w:date="2026-06-11T20:52:28Z">
        <w:r>
          <w:rPr>
            <w:rFonts w:ascii="宋体" w:hAnsi="宋体" w:cs="宋体"/>
            <w:sz w:val="22"/>
          </w:rPr>
          <w:delText>,</w:delText>
        </w:r>
      </w:del>
      <w:del w:id="23" w:author="WPS_1700225564" w:date="2026-06-11T20:52:28Z">
        <w:r>
          <w:rPr>
            <w:rFonts w:hint="eastAsia" w:ascii="宋体" w:hAnsi="宋体" w:cs="宋体"/>
            <w:sz w:val="22"/>
          </w:rPr>
          <w:delText>027.4元。基于以上，</w:delText>
        </w:r>
      </w:del>
      <w:del w:id="24" w:author="WPS_1700225564" w:date="2026-06-11T20:52:31Z">
        <w:r>
          <w:rPr>
            <w:rFonts w:hint="eastAsia" w:ascii="宋体" w:hAnsi="宋体" w:cs="宋体"/>
            <w:sz w:val="22"/>
          </w:rPr>
          <w:delText>甲方</w:delText>
        </w:r>
      </w:del>
      <w:r>
        <w:rPr>
          <w:rFonts w:hint="eastAsia" w:ascii="宋体" w:hAnsi="宋体" w:cs="宋体"/>
          <w:sz w:val="22"/>
        </w:rPr>
        <w:t>当前合计持有丙方</w:t>
      </w:r>
      <w:ins w:id="25" w:author="WPS_1700225564" w:date="2026-06-11T20:53:37Z">
        <w:r>
          <w:rPr>
            <w:rFonts w:hint="eastAsia" w:ascii="宋体" w:hAnsi="宋体" w:eastAsia="宋体" w:cs="宋体"/>
            <w:i w:val="0"/>
            <w:iCs w:val="0"/>
            <w:caps w:val="0"/>
            <w:color w:val="auto"/>
            <w:spacing w:val="0"/>
            <w:kern w:val="0"/>
            <w:sz w:val="22"/>
            <w:szCs w:val="22"/>
            <w:shd w:val="clear" w:fill="auto"/>
            <w:lang w:val="en-US" w:eastAsia="zh-CN" w:bidi="ar-SA"/>
            <w:rPrChange w:id="26" w:author="WPS_1700225564" w:date="2026-06-11T20:53:44Z">
              <w:rPr>
                <w:rFonts w:ascii="Helvetica Neue" w:hAnsi="Helvetica Neue" w:eastAsia="Helvetica Neue" w:cs="Helvetica Neue"/>
                <w:i w:val="0"/>
                <w:iCs w:val="0"/>
                <w:caps w:val="0"/>
                <w:color w:val="000311"/>
                <w:spacing w:val="0"/>
                <w:kern w:val="0"/>
                <w:sz w:val="28"/>
                <w:szCs w:val="28"/>
                <w:shd w:val="clear" w:fill="FFFFFF"/>
                <w:lang w:val="en-US" w:eastAsia="zh-CN" w:bidi="ar"/>
              </w:rPr>
            </w:rPrChange>
          </w:rPr>
          <w:t>0.03024</w:t>
        </w:r>
      </w:ins>
      <w:del w:id="27" w:author="WPS_1700225564" w:date="2026-06-11T20:53:37Z">
        <w:r>
          <w:rPr>
            <w:rFonts w:hint="eastAsia" w:ascii="宋体" w:hAnsi="宋体" w:cs="宋体"/>
            <w:sz w:val="22"/>
          </w:rPr>
          <w:delText>0</w:delText>
        </w:r>
      </w:del>
      <w:del w:id="28" w:author="WPS_1700225564" w:date="2026-06-11T20:53:34Z">
        <w:r>
          <w:rPr>
            <w:rFonts w:hint="eastAsia" w:ascii="宋体" w:hAnsi="宋体" w:cs="宋体"/>
            <w:sz w:val="22"/>
          </w:rPr>
          <w:delText>.03</w:delText>
        </w:r>
      </w:del>
      <w:r>
        <w:rPr>
          <w:rFonts w:hint="eastAsia" w:ascii="宋体" w:hAnsi="宋体" w:cs="宋体"/>
          <w:sz w:val="22"/>
        </w:rPr>
        <w:t>%的股权（以下简称“标的股权”）；</w:t>
      </w:r>
    </w:p>
    <w:p w14:paraId="59568105">
      <w:pPr>
        <w:numPr>
          <w:ilvl w:val="-1"/>
          <w:numId w:val="0"/>
        </w:numPr>
        <w:spacing w:before="120" w:after="120" w:line="288" w:lineRule="auto"/>
        <w:jc w:val="left"/>
        <w:rPr>
          <w:ins w:id="30" w:author="Shihao Guo" w:date="2026-06-11T12:04:00Z"/>
          <w:del w:id="31" w:author="WPS_1700225564" w:date="2026-06-11T20:52:35Z"/>
          <w:rFonts w:ascii="宋体" w:hAnsi="宋体" w:cs="宋体"/>
          <w:sz w:val="21"/>
          <w:rPrChange w:id="32" w:author="Shihao Guo" w:date="2026-06-11T12:04:00Z">
            <w:rPr>
              <w:ins w:id="33" w:author="Shihao Guo" w:date="2026-06-11T12:04:00Z"/>
              <w:del w:id="34" w:author="WPS_1700225564" w:date="2026-06-11T20:52:35Z"/>
              <w:rFonts w:ascii="宋体" w:hAnsi="宋体" w:cs="宋体"/>
              <w:sz w:val="22"/>
            </w:rPr>
          </w:rPrChange>
        </w:rPr>
        <w:pPrChange w:id="29" w:author="WPS_1700225564" w:date="2026-06-11T20:53:58Z">
          <w:pPr>
            <w:numPr>
              <w:ilvl w:val="0"/>
              <w:numId w:val="1"/>
            </w:numPr>
            <w:spacing w:before="120" w:after="120" w:line="288" w:lineRule="auto"/>
            <w:jc w:val="left"/>
          </w:pPr>
        </w:pPrChange>
      </w:pPr>
      <w:ins w:id="35" w:author="WPS_1700225564" w:date="2026-06-11T20:53:59Z">
        <w:r>
          <w:rPr>
            <w:rFonts w:hint="eastAsia" w:ascii="宋体" w:hAnsi="宋体" w:cs="宋体"/>
            <w:sz w:val="22"/>
            <w:lang w:val="en-US" w:eastAsia="zh-CN"/>
          </w:rPr>
          <w:t>2.</w:t>
        </w:r>
      </w:ins>
      <w:ins w:id="36" w:author="WPS_1700225564" w:date="2026-06-11T20:54:00Z">
        <w:r>
          <w:rPr>
            <w:rFonts w:hint="eastAsia" w:ascii="宋体" w:hAnsi="宋体" w:cs="宋体"/>
            <w:sz w:val="22"/>
            <w:lang w:val="en-US" w:eastAsia="zh-CN"/>
          </w:rPr>
          <w:t xml:space="preserve"> </w:t>
        </w:r>
      </w:ins>
      <w:del w:id="37" w:author="WPS_1700225564" w:date="2026-06-11T20:52:35Z">
        <w:r>
          <w:rPr>
            <w:rFonts w:hint="eastAsia" w:ascii="宋体" w:hAnsi="宋体" w:cs="宋体"/>
            <w:sz w:val="22"/>
          </w:rPr>
          <w:delText>甲方可将标的股权按照</w:delText>
        </w:r>
        <w:commentRangeStart w:id="0"/>
        <w:r>
          <w:rPr>
            <w:rFonts w:hint="eastAsia" w:ascii="宋体" w:hAnsi="宋体" w:cs="宋体"/>
            <w:sz w:val="22"/>
          </w:rPr>
          <w:delText>《股权期权授予协议-降薪期权》</w:delText>
        </w:r>
        <w:commentRangeEnd w:id="0"/>
      </w:del>
      <w:del w:id="38" w:author="WPS_1700225564" w:date="2026-06-11T20:52:35Z">
        <w:r>
          <w:rPr>
            <w:rStyle w:val="7"/>
            <w:rFonts w:hint="eastAsia" w:ascii="宋体" w:hAnsi="宋体" w:cs="宋体"/>
            <w:sz w:val="22"/>
            <w:szCs w:val="22"/>
          </w:rPr>
          <w:commentReference w:id="0"/>
        </w:r>
      </w:del>
      <w:del w:id="39" w:author="WPS_1700225564" w:date="2026-06-11T20:52:35Z">
        <w:r>
          <w:rPr>
            <w:rFonts w:hint="eastAsia" w:ascii="宋体" w:hAnsi="宋体" w:cs="宋体"/>
            <w:sz w:val="22"/>
          </w:rPr>
          <w:delText>约定的特定回购价格转让给乙方，或甲方解除《股权期权授予协议-降薪期权》后，由乙方/丙方向甲方补发所欠工资，随后甲方再将所涉股权按照原始投入价格转让给乙方。</w:delText>
        </w:r>
      </w:del>
    </w:p>
    <w:p w14:paraId="210E2264">
      <w:pPr>
        <w:numPr>
          <w:ilvl w:val="-1"/>
          <w:numId w:val="0"/>
        </w:numPr>
        <w:spacing w:before="120" w:after="120" w:line="288" w:lineRule="auto"/>
        <w:jc w:val="left"/>
        <w:rPr>
          <w:rFonts w:hint="eastAsia" w:ascii="宋体" w:hAnsi="宋体" w:cs="宋体"/>
        </w:rPr>
        <w:pPrChange w:id="40" w:author="WPS_1700225564" w:date="2026-06-11T20:53:58Z">
          <w:pPr>
            <w:numPr>
              <w:ilvl w:val="0"/>
              <w:numId w:val="1"/>
            </w:numPr>
            <w:spacing w:before="120" w:after="120" w:line="288" w:lineRule="auto"/>
            <w:jc w:val="left"/>
          </w:pPr>
        </w:pPrChange>
      </w:pPr>
      <w:ins w:id="41" w:author="Shihao Guo" w:date="2026-06-11T12:05:00Z">
        <w:r>
          <w:rPr>
            <w:rFonts w:hint="eastAsia" w:ascii="宋体" w:hAnsi="宋体" w:cs="宋体"/>
            <w:sz w:val="22"/>
          </w:rPr>
          <w:t>2026年5月</w:t>
        </w:r>
      </w:ins>
      <w:ins w:id="42" w:author="WPS_1700225564" w:date="2026-06-11T20:52:46Z">
        <w:r>
          <w:rPr>
            <w:rFonts w:hint="eastAsia" w:ascii="宋体" w:hAnsi="宋体" w:cs="宋体"/>
            <w:sz w:val="22"/>
            <w:lang w:val="en-US" w:eastAsia="zh-CN"/>
          </w:rPr>
          <w:t>1</w:t>
        </w:r>
      </w:ins>
      <w:ins w:id="43" w:author="WPS_1700225564" w:date="2026-06-11T20:52:49Z">
        <w:r>
          <w:rPr>
            <w:rFonts w:hint="eastAsia" w:ascii="宋体" w:hAnsi="宋体" w:cs="宋体"/>
            <w:sz w:val="22"/>
            <w:lang w:val="en-US" w:eastAsia="zh-CN"/>
          </w:rPr>
          <w:t>7</w:t>
        </w:r>
      </w:ins>
      <w:ins w:id="44" w:author="Shihao Guo" w:date="2026-06-11T12:05:00Z">
        <w:del w:id="45" w:author="WPS_1700225564" w:date="2026-06-11T20:52:44Z">
          <w:r>
            <w:rPr>
              <w:rFonts w:hint="eastAsia" w:ascii="宋体" w:hAnsi="宋体" w:cs="宋体"/>
              <w:sz w:val="22"/>
            </w:rPr>
            <w:delText xml:space="preserve"> </w:delText>
          </w:r>
        </w:del>
      </w:ins>
      <w:ins w:id="46" w:author="Shihao Guo" w:date="2026-06-11T12:05:00Z">
        <w:del w:id="47" w:author="WPS_1700225564" w:date="2026-06-11T20:52:43Z">
          <w:r>
            <w:rPr>
              <w:rFonts w:hint="eastAsia" w:ascii="宋体" w:hAnsi="宋体" w:cs="宋体"/>
              <w:sz w:val="22"/>
            </w:rPr>
            <w:delText xml:space="preserve"> </w:delText>
          </w:r>
        </w:del>
      </w:ins>
      <w:ins w:id="48" w:author="Shihao Guo" w:date="2026-06-11T12:05:00Z">
        <w:r>
          <w:rPr>
            <w:rFonts w:hint="eastAsia" w:ascii="宋体" w:hAnsi="宋体" w:cs="宋体"/>
            <w:sz w:val="22"/>
          </w:rPr>
          <w:t>日，甲方、乙方、丙方及其他各当事方签署《和解协议》，</w:t>
        </w:r>
      </w:ins>
      <w:ins w:id="49" w:author="Shihao Guo" w:date="2026-06-11T12:07:00Z">
        <w:r>
          <w:rPr>
            <w:rFonts w:hint="eastAsia" w:ascii="宋体" w:hAnsi="宋体" w:cs="宋体"/>
            <w:sz w:val="22"/>
          </w:rPr>
          <w:t>将甲方将其持有的标的股权转让给乙方作为《和解协议》的生效条件，并约定《和解协议》各方均应</w:t>
        </w:r>
      </w:ins>
      <w:ins w:id="50" w:author="Shihao Guo" w:date="2026-06-11T12:08:00Z">
        <w:r>
          <w:rPr>
            <w:rFonts w:hint="eastAsia" w:ascii="宋体" w:hAnsi="宋体" w:cs="宋体"/>
            <w:sz w:val="22"/>
          </w:rPr>
          <w:t>积极配合、努力促成生效条件达成；</w:t>
        </w:r>
      </w:ins>
    </w:p>
    <w:p w14:paraId="2B5DE496">
      <w:pPr>
        <w:spacing w:before="120" w:after="120" w:line="288" w:lineRule="auto"/>
        <w:jc w:val="left"/>
        <w:rPr>
          <w:rFonts w:hint="eastAsia" w:ascii="宋体" w:hAnsi="宋体" w:cs="宋体"/>
        </w:rPr>
      </w:pPr>
      <w:ins w:id="51" w:author="WPS_1700225564" w:date="2026-06-11T20:53:01Z">
        <w:r>
          <w:rPr>
            <w:rFonts w:hint="eastAsia" w:ascii="宋体" w:hAnsi="宋体" w:cs="宋体"/>
            <w:sz w:val="22"/>
            <w:lang w:val="en-US" w:eastAsia="zh-CN"/>
          </w:rPr>
          <w:t>3</w:t>
        </w:r>
      </w:ins>
      <w:ins w:id="52" w:author="Shihao Guo" w:date="2026-06-11T12:08:00Z">
        <w:del w:id="53" w:author="WPS_1700225564" w:date="2026-06-11T20:53:00Z">
          <w:r>
            <w:rPr>
              <w:rFonts w:hint="eastAsia" w:ascii="宋体" w:hAnsi="宋体" w:cs="宋体"/>
              <w:sz w:val="22"/>
            </w:rPr>
            <w:delText>4</w:delText>
          </w:r>
        </w:del>
      </w:ins>
      <w:del w:id="54" w:author="Shihao Guo" w:date="2026-06-11T12:08:00Z">
        <w:r>
          <w:rPr>
            <w:rFonts w:hint="eastAsia" w:ascii="宋体" w:hAnsi="宋体" w:cs="宋体"/>
            <w:sz w:val="22"/>
          </w:rPr>
          <w:delText>3</w:delText>
        </w:r>
      </w:del>
      <w:r>
        <w:rPr>
          <w:rFonts w:hint="eastAsia" w:ascii="宋体" w:hAnsi="宋体" w:cs="宋体"/>
          <w:sz w:val="22"/>
        </w:rPr>
        <w:t>. 各方一致同意，乙方通过受让（回购）标的股权的方式给予甲方转让价款；为明确权利义务，防范风险，特订立本协议，以资共同信守。</w:t>
      </w:r>
    </w:p>
    <w:p w14:paraId="550AEACE">
      <w:pPr>
        <w:spacing w:before="320" w:after="120" w:line="288" w:lineRule="auto"/>
        <w:jc w:val="left"/>
        <w:outlineLvl w:val="1"/>
        <w:rPr>
          <w:rFonts w:hint="eastAsia" w:ascii="宋体" w:hAnsi="宋体" w:cs="宋体"/>
        </w:rPr>
      </w:pPr>
      <w:bookmarkStart w:id="1" w:name="heading_2"/>
      <w:r>
        <w:rPr>
          <w:rFonts w:hint="eastAsia" w:ascii="宋体" w:hAnsi="宋体" w:cs="宋体"/>
          <w:b/>
          <w:sz w:val="32"/>
        </w:rPr>
        <w:t>第一条 股权转让标的与价款</w:t>
      </w:r>
      <w:bookmarkEnd w:id="1"/>
    </w:p>
    <w:p w14:paraId="53B606BF">
      <w:pPr>
        <w:spacing w:before="120" w:after="120" w:line="288" w:lineRule="auto"/>
        <w:jc w:val="left"/>
        <w:rPr>
          <w:rFonts w:hint="eastAsia" w:ascii="宋体" w:hAnsi="宋体" w:cs="宋体"/>
          <w:sz w:val="22"/>
        </w:rPr>
      </w:pPr>
      <w:r>
        <w:rPr>
          <w:rFonts w:hint="eastAsia" w:ascii="宋体" w:hAnsi="宋体" w:cs="宋体"/>
          <w:sz w:val="22"/>
        </w:rPr>
        <w:t>1.1 甲方同意按本协议约定，将其持有的标的股权（对应实缴出资额人民币0.1625万元）转让给乙方，乙方同意受让。</w:t>
      </w:r>
    </w:p>
    <w:p w14:paraId="4643B21B">
      <w:pPr>
        <w:spacing w:before="120" w:after="120" w:line="288" w:lineRule="auto"/>
        <w:jc w:val="left"/>
        <w:rPr>
          <w:rFonts w:hint="eastAsia" w:ascii="宋体" w:hAnsi="宋体" w:cs="宋体"/>
          <w:sz w:val="22"/>
        </w:rPr>
      </w:pPr>
      <w:r>
        <w:rPr>
          <w:rFonts w:hint="eastAsia" w:ascii="宋体" w:hAnsi="宋体" w:cs="宋体"/>
          <w:sz w:val="22"/>
        </w:rPr>
        <w:t>1.2 本次股权转让总价款为人民币</w:t>
      </w:r>
      <w:r>
        <w:rPr>
          <w:rFonts w:ascii="宋体" w:hAnsi="宋体" w:cs="宋体"/>
          <w:sz w:val="22"/>
        </w:rPr>
        <w:t>97056.68</w:t>
      </w:r>
      <w:r>
        <w:rPr>
          <w:rFonts w:hint="eastAsia" w:ascii="宋体" w:hAnsi="宋体" w:cs="宋体"/>
          <w:sz w:val="22"/>
        </w:rPr>
        <w:t>元（大写：玖万柒仟伍拾陆元陆角捌分）。</w:t>
      </w:r>
      <w:bookmarkStart w:id="2" w:name="heading_3"/>
    </w:p>
    <w:p w14:paraId="490669D0">
      <w:pPr>
        <w:spacing w:before="120" w:after="120" w:line="288" w:lineRule="auto"/>
        <w:jc w:val="left"/>
        <w:rPr>
          <w:rFonts w:hint="eastAsia" w:ascii="宋体" w:hAnsi="宋体" w:cs="宋体"/>
        </w:rPr>
      </w:pPr>
      <w:r>
        <w:rPr>
          <w:rFonts w:hint="eastAsia" w:ascii="宋体" w:hAnsi="宋体" w:cs="宋体"/>
          <w:b/>
          <w:sz w:val="32"/>
        </w:rPr>
        <w:t xml:space="preserve">第二条 </w:t>
      </w:r>
      <w:bookmarkEnd w:id="2"/>
      <w:r>
        <w:rPr>
          <w:rFonts w:hint="eastAsia" w:ascii="宋体" w:hAnsi="宋体" w:cs="宋体"/>
          <w:b/>
          <w:sz w:val="32"/>
        </w:rPr>
        <w:t>付款时间/工商变更</w:t>
      </w:r>
    </w:p>
    <w:p w14:paraId="29246755">
      <w:pPr>
        <w:spacing w:before="120" w:after="120" w:line="288" w:lineRule="auto"/>
        <w:jc w:val="left"/>
        <w:rPr>
          <w:rFonts w:hint="eastAsia" w:ascii="宋体" w:hAnsi="宋体" w:cs="宋体"/>
          <w:sz w:val="22"/>
        </w:rPr>
      </w:pPr>
      <w:r>
        <w:rPr>
          <w:rFonts w:hint="eastAsia" w:ascii="宋体" w:hAnsi="宋体" w:cs="宋体"/>
          <w:sz w:val="22"/>
        </w:rPr>
        <w:t>2.1 本协议签订之日起15日内，乙方应支付完毕全部转让价款。甲方及时、足额收到上述款项后，同意向褚健</w:t>
      </w:r>
      <w:ins w:id="55" w:author="WPS_1700225564" w:date="2026-06-11T15:53:59Z">
        <w:r>
          <w:rPr>
            <w:rFonts w:hint="eastAsia" w:ascii="宋体" w:hAnsi="宋体" w:cs="宋体"/>
            <w:sz w:val="22"/>
            <w:lang w:eastAsia="zh-CN"/>
          </w:rPr>
          <w:t>（</w:t>
        </w:r>
      </w:ins>
      <w:ins w:id="56" w:author="WPS_1700225564" w:date="2026-06-11T15:53:59Z">
        <w:r>
          <w:rPr>
            <w:rFonts w:hint="eastAsia" w:ascii="宋体" w:hAnsi="宋体" w:cs="宋体"/>
            <w:sz w:val="22"/>
            <w:lang w:val="en-US" w:eastAsia="zh-CN"/>
          </w:rPr>
          <w:t>身份证号：</w:t>
        </w:r>
      </w:ins>
      <w:ins w:id="57" w:author="WPS_1700225564" w:date="2026-06-11T15:53:59Z">
        <w:r>
          <w:rPr>
            <w:rFonts w:hint="eastAsia" w:ascii="宋体" w:hAnsi="宋体"/>
            <w:sz w:val="22"/>
            <w:lang w:val="en-US" w:eastAsia="zh-CN"/>
          </w:rPr>
          <w:t>330106196304060414</w:t>
        </w:r>
      </w:ins>
      <w:ins w:id="58" w:author="WPS_1700225564" w:date="2026-06-11T15:53:59Z">
        <w:r>
          <w:rPr>
            <w:rFonts w:hint="eastAsia" w:ascii="宋体" w:hAnsi="宋体" w:cs="宋体"/>
            <w:sz w:val="22"/>
            <w:lang w:eastAsia="zh-CN"/>
          </w:rPr>
          <w:t>）</w:t>
        </w:r>
      </w:ins>
      <w:r>
        <w:rPr>
          <w:rFonts w:hint="eastAsia" w:ascii="宋体" w:hAnsi="宋体" w:cs="宋体"/>
          <w:sz w:val="22"/>
        </w:rPr>
        <w:t>出具《和解协议》</w:t>
      </w:r>
      <w:ins w:id="59" w:author="Shihao Guo" w:date="2026-06-11T12:08:00Z">
        <w:r>
          <w:rPr>
            <w:rFonts w:hint="eastAsia" w:ascii="宋体" w:hAnsi="宋体" w:cs="宋体"/>
            <w:sz w:val="22"/>
          </w:rPr>
          <w:t>第二条第4款</w:t>
        </w:r>
      </w:ins>
      <w:r>
        <w:rPr>
          <w:rFonts w:hint="eastAsia" w:ascii="宋体" w:hAnsi="宋体" w:cs="宋体"/>
          <w:sz w:val="22"/>
        </w:rPr>
        <w:t>约定的书面声明。</w:t>
      </w:r>
    </w:p>
    <w:p w14:paraId="3A4331E6">
      <w:pPr>
        <w:spacing w:before="120" w:after="120" w:line="288" w:lineRule="auto"/>
        <w:jc w:val="left"/>
        <w:rPr>
          <w:rFonts w:hint="eastAsia" w:ascii="宋体" w:hAnsi="宋体" w:cs="宋体"/>
        </w:rPr>
      </w:pPr>
      <w:r>
        <w:rPr>
          <w:rFonts w:hint="eastAsia" w:ascii="宋体" w:hAnsi="宋体" w:cs="宋体"/>
          <w:sz w:val="22"/>
        </w:rPr>
        <w:t>2.2乙方支付完毕全部转让价款后，甲方</w:t>
      </w:r>
      <w:ins w:id="60" w:author="Shihao Guo" w:date="2026-06-11T12:02:00Z">
        <w:r>
          <w:rPr>
            <w:rFonts w:hint="eastAsia" w:ascii="宋体" w:hAnsi="宋体" w:cs="宋体"/>
            <w:sz w:val="22"/>
          </w:rPr>
          <w:t>应当</w:t>
        </w:r>
      </w:ins>
      <w:del w:id="61" w:author="Shihao Guo" w:date="2026-06-11T12:03:00Z">
        <w:r>
          <w:rPr>
            <w:rFonts w:hint="eastAsia" w:ascii="宋体" w:hAnsi="宋体" w:cs="宋体"/>
            <w:sz w:val="22"/>
          </w:rPr>
          <w:delText>有权要求乙方和丙方</w:delText>
        </w:r>
      </w:del>
      <w:r>
        <w:rPr>
          <w:rFonts w:hint="eastAsia" w:ascii="宋体" w:hAnsi="宋体" w:cs="宋体"/>
          <w:sz w:val="22"/>
        </w:rPr>
        <w:t>在30日内</w:t>
      </w:r>
      <w:ins w:id="62" w:author="Shihao Guo" w:date="2026-06-11T12:03:00Z">
        <w:r>
          <w:rPr>
            <w:rFonts w:hint="eastAsia" w:ascii="宋体" w:hAnsi="宋体" w:cs="宋体"/>
            <w:sz w:val="22"/>
          </w:rPr>
          <w:t>配合</w:t>
        </w:r>
      </w:ins>
      <w:r>
        <w:rPr>
          <w:rFonts w:hint="eastAsia" w:ascii="宋体" w:hAnsi="宋体" w:cs="宋体"/>
          <w:sz w:val="22"/>
        </w:rPr>
        <w:t>办理完毕本次转让的工商变更登记（甲方已辞去监事职务，应随同</w:t>
      </w:r>
      <w:ins w:id="63" w:author="Shihao Guo" w:date="2026-06-11T12:03:00Z">
        <w:r>
          <w:rPr>
            <w:rFonts w:hint="eastAsia" w:ascii="宋体" w:hAnsi="宋体" w:cs="宋体"/>
            <w:sz w:val="22"/>
          </w:rPr>
          <w:t>本次</w:t>
        </w:r>
      </w:ins>
      <w:r>
        <w:rPr>
          <w:rFonts w:hint="eastAsia" w:ascii="宋体" w:hAnsi="宋体" w:cs="宋体"/>
          <w:sz w:val="22"/>
        </w:rPr>
        <w:t>股权转让一并变更）</w:t>
      </w:r>
      <w:ins w:id="64" w:author="Shihao Guo" w:date="2026-06-11T12:03:00Z">
        <w:r>
          <w:rPr>
            <w:rFonts w:hint="eastAsia" w:ascii="宋体" w:hAnsi="宋体" w:cs="宋体"/>
            <w:sz w:val="22"/>
          </w:rPr>
          <w:t>，乙方和丙方应当予以配合</w:t>
        </w:r>
      </w:ins>
      <w:r>
        <w:rPr>
          <w:rFonts w:hint="eastAsia" w:ascii="宋体" w:hAnsi="宋体" w:cs="宋体"/>
          <w:sz w:val="22"/>
        </w:rPr>
        <w:t>；届时乙方和丙方应协调公司其他股东配合办理。</w:t>
      </w:r>
    </w:p>
    <w:p w14:paraId="3C90DDBD">
      <w:pPr>
        <w:spacing w:before="120" w:after="120" w:line="288" w:lineRule="auto"/>
        <w:jc w:val="left"/>
        <w:rPr>
          <w:rFonts w:hint="eastAsia" w:ascii="宋体" w:hAnsi="宋体" w:cs="宋体"/>
        </w:rPr>
      </w:pPr>
      <w:r>
        <w:rPr>
          <w:rFonts w:hint="eastAsia" w:ascii="宋体" w:hAnsi="宋体" w:cs="宋体"/>
          <w:sz w:val="22"/>
        </w:rPr>
        <w:t>2.3 乙方将本协议项下款项支付至甲方指定的以下银行账户即视为履行完毕所涉支付义务：</w:t>
      </w:r>
    </w:p>
    <w:p w14:paraId="7A3E4F08">
      <w:pPr>
        <w:spacing w:before="120" w:after="120" w:line="288" w:lineRule="auto"/>
        <w:jc w:val="left"/>
        <w:rPr>
          <w:rFonts w:hint="eastAsia" w:ascii="宋体" w:hAnsi="宋体" w:cs="宋体"/>
        </w:rPr>
      </w:pPr>
      <w:r>
        <w:rPr>
          <w:rFonts w:hint="eastAsia" w:ascii="宋体" w:hAnsi="宋体" w:cs="宋体"/>
          <w:sz w:val="22"/>
        </w:rPr>
        <w:t>开户行：招商银行上海东安路支行</w:t>
      </w:r>
    </w:p>
    <w:p w14:paraId="6B95F11E">
      <w:pPr>
        <w:spacing w:before="120" w:after="120" w:line="288" w:lineRule="auto"/>
        <w:jc w:val="left"/>
        <w:rPr>
          <w:rFonts w:hint="eastAsia" w:ascii="宋体" w:hAnsi="宋体" w:cs="宋体"/>
        </w:rPr>
      </w:pPr>
      <w:r>
        <w:rPr>
          <w:rFonts w:hint="eastAsia" w:ascii="宋体" w:hAnsi="宋体" w:cs="宋体"/>
          <w:sz w:val="22"/>
        </w:rPr>
        <w:t>户名：方春龙</w:t>
      </w:r>
    </w:p>
    <w:p w14:paraId="5E5E8401">
      <w:pPr>
        <w:spacing w:before="120" w:after="120" w:line="288" w:lineRule="auto"/>
        <w:jc w:val="left"/>
        <w:rPr>
          <w:rFonts w:hint="eastAsia" w:ascii="宋体" w:hAnsi="宋体" w:cs="宋体"/>
          <w:sz w:val="22"/>
        </w:rPr>
      </w:pPr>
      <w:r>
        <w:rPr>
          <w:rFonts w:hint="eastAsia" w:ascii="宋体" w:hAnsi="宋体" w:cs="宋体"/>
          <w:sz w:val="22"/>
        </w:rPr>
        <w:t>账号：</w:t>
      </w:r>
      <w:r>
        <w:rPr>
          <w:rFonts w:ascii="宋体" w:hAnsi="宋体" w:cs="宋体"/>
          <w:sz w:val="22"/>
        </w:rPr>
        <w:t>6214 8321 3178 9773</w:t>
      </w:r>
    </w:p>
    <w:p w14:paraId="01BE6AAF">
      <w:pPr>
        <w:spacing w:before="120" w:after="120" w:line="288" w:lineRule="auto"/>
        <w:jc w:val="left"/>
        <w:rPr>
          <w:rFonts w:hint="eastAsia" w:ascii="宋体" w:hAnsi="宋体" w:cs="宋体"/>
          <w:sz w:val="22"/>
        </w:rPr>
      </w:pPr>
      <w:bookmarkStart w:id="3" w:name="heading_4"/>
      <w:r>
        <w:rPr>
          <w:rFonts w:hint="eastAsia" w:ascii="宋体" w:hAnsi="宋体" w:cs="宋体"/>
          <w:sz w:val="22"/>
        </w:rPr>
        <w:t>2.4乙方逾期支付本协议项下股权转让款的，每逾期一日，应按照逾期金额千分之一的标准向甲方支付违约金，直至付清。</w:t>
      </w:r>
    </w:p>
    <w:bookmarkEnd w:id="3"/>
    <w:p w14:paraId="0B27C7FD">
      <w:pPr>
        <w:spacing w:before="320" w:after="120" w:line="288" w:lineRule="auto"/>
        <w:jc w:val="left"/>
        <w:outlineLvl w:val="1"/>
        <w:rPr>
          <w:rFonts w:hint="eastAsia" w:ascii="宋体" w:hAnsi="宋体" w:cs="宋体"/>
        </w:rPr>
      </w:pPr>
      <w:commentRangeStart w:id="1"/>
      <w:bookmarkStart w:id="4" w:name="heading_5"/>
      <w:r>
        <w:rPr>
          <w:rFonts w:hint="eastAsia" w:ascii="宋体" w:hAnsi="宋体" w:cs="宋体"/>
          <w:b/>
          <w:sz w:val="32"/>
        </w:rPr>
        <w:t>第</w:t>
      </w:r>
      <w:r>
        <w:rPr>
          <w:rFonts w:ascii="宋体" w:hAnsi="宋体" w:cs="宋体"/>
          <w:b/>
          <w:sz w:val="32"/>
        </w:rPr>
        <w:t>三</w:t>
      </w:r>
      <w:r>
        <w:rPr>
          <w:rFonts w:hint="eastAsia" w:ascii="宋体" w:hAnsi="宋体" w:cs="宋体"/>
          <w:b/>
          <w:sz w:val="32"/>
        </w:rPr>
        <w:t>条 核心义务和责任</w:t>
      </w:r>
      <w:commentRangeEnd w:id="1"/>
      <w:r>
        <w:rPr>
          <w:rStyle w:val="7"/>
          <w:rFonts w:hint="eastAsia" w:ascii="宋体" w:hAnsi="宋体" w:cs="宋体"/>
          <w:szCs w:val="22"/>
        </w:rPr>
        <w:commentReference w:id="1"/>
      </w:r>
      <w:bookmarkEnd w:id="4"/>
    </w:p>
    <w:p w14:paraId="2959F78C">
      <w:pPr>
        <w:spacing w:before="120" w:after="120" w:line="288" w:lineRule="auto"/>
        <w:jc w:val="left"/>
        <w:rPr>
          <w:rFonts w:hint="eastAsia" w:ascii="宋体" w:hAnsi="宋体" w:cs="宋体"/>
          <w:sz w:val="22"/>
        </w:rPr>
      </w:pPr>
      <w:r>
        <w:rPr>
          <w:rFonts w:ascii="宋体" w:hAnsi="宋体" w:cs="宋体"/>
          <w:sz w:val="22"/>
        </w:rPr>
        <w:t>3</w:t>
      </w:r>
      <w:r>
        <w:rPr>
          <w:rFonts w:hint="eastAsia" w:ascii="宋体" w:hAnsi="宋体" w:cs="宋体"/>
          <w:sz w:val="22"/>
        </w:rPr>
        <w:t>.</w:t>
      </w:r>
      <w:r>
        <w:rPr>
          <w:rFonts w:ascii="宋体" w:hAnsi="宋体" w:cs="宋体"/>
          <w:sz w:val="22"/>
        </w:rPr>
        <w:t>1</w:t>
      </w:r>
      <w:commentRangeStart w:id="2"/>
      <w:r>
        <w:rPr>
          <w:rFonts w:hint="eastAsia" w:ascii="宋体" w:hAnsi="宋体" w:cs="宋体"/>
          <w:sz w:val="22"/>
        </w:rPr>
        <w:t>乙方不可撤销地承诺，在本协议履行期间，应采取</w:t>
      </w:r>
      <w:del w:id="65" w:author="Shihao Guo" w:date="2026-06-11T12:18:00Z">
        <w:r>
          <w:rPr>
            <w:rFonts w:hint="eastAsia" w:ascii="宋体" w:hAnsi="宋体" w:cs="宋体"/>
            <w:sz w:val="22"/>
          </w:rPr>
          <w:delText>一切必要措施</w:delText>
        </w:r>
      </w:del>
      <w:ins w:id="66" w:author="Shihao Guo" w:date="2026-06-11T12:19:00Z">
        <w:r>
          <w:rPr>
            <w:rFonts w:hint="eastAsia" w:ascii="宋体" w:hAnsi="宋体" w:cs="宋体"/>
            <w:sz w:val="22"/>
          </w:rPr>
          <w:t>商业合理努力</w:t>
        </w:r>
      </w:ins>
      <w:r>
        <w:rPr>
          <w:rFonts w:hint="eastAsia" w:ascii="宋体" w:hAnsi="宋体" w:cs="宋体"/>
          <w:sz w:val="22"/>
        </w:rPr>
        <w:t>确保公司不会</w:t>
      </w:r>
      <w:del w:id="67" w:author="Shihao Guo" w:date="2026-06-11T12:20:00Z">
        <w:r>
          <w:rPr>
            <w:rFonts w:hint="eastAsia" w:ascii="宋体" w:hAnsi="宋体" w:cs="宋体"/>
            <w:sz w:val="22"/>
          </w:rPr>
          <w:delText>因任何原因</w:delText>
        </w:r>
      </w:del>
      <w:r>
        <w:rPr>
          <w:rFonts w:hint="eastAsia" w:ascii="宋体" w:hAnsi="宋体" w:cs="宋体"/>
          <w:sz w:val="22"/>
        </w:rPr>
        <w:t>（包括但不限于</w:t>
      </w:r>
      <w:ins w:id="68" w:author="Shihao Guo" w:date="2026-06-11T12:20:00Z">
        <w:r>
          <w:rPr>
            <w:rFonts w:hint="eastAsia" w:ascii="宋体" w:hAnsi="宋体" w:cs="宋体"/>
            <w:sz w:val="22"/>
          </w:rPr>
          <w:t>因为</w:t>
        </w:r>
      </w:ins>
      <w:r>
        <w:rPr>
          <w:rFonts w:hint="eastAsia" w:ascii="宋体" w:hAnsi="宋体" w:cs="宋体"/>
          <w:sz w:val="22"/>
        </w:rPr>
        <w:t>自愿解散、强制解散、被吊销营业执照、被责令关闭、进入自行清算 / 强制清算程序、办理注销登记、申请破产/重整或法院受理破产申请等）启动解散、清算、注销、破产程序（以下合称 “经营异常”）。</w:t>
      </w:r>
      <w:commentRangeEnd w:id="2"/>
      <w:r>
        <w:rPr>
          <w:rStyle w:val="7"/>
          <w:rFonts w:hint="eastAsia" w:ascii="宋体" w:hAnsi="宋体" w:cs="宋体"/>
          <w:sz w:val="22"/>
          <w:szCs w:val="22"/>
        </w:rPr>
        <w:commentReference w:id="2"/>
      </w:r>
      <w:r>
        <w:rPr>
          <w:rFonts w:hint="eastAsia" w:ascii="宋体" w:hAnsi="宋体" w:cs="宋体"/>
          <w:sz w:val="22"/>
        </w:rPr>
        <w:t>若本协议履行期间，公司在乙方经营下不可避免的发生任何前述经营异常情形，乙方依然应按照本协议项下的约定及时、足额向甲方支付所涉股权转让款，否则甲方有权要求按照本协议2.4条的约定执行。</w:t>
      </w:r>
    </w:p>
    <w:p w14:paraId="78A08C22">
      <w:pPr>
        <w:spacing w:before="120" w:after="120" w:line="288" w:lineRule="auto"/>
        <w:ind w:firstLine="440" w:firstLineChars="200"/>
        <w:jc w:val="left"/>
        <w:rPr>
          <w:rFonts w:hint="eastAsia" w:ascii="宋体" w:hAnsi="宋体" w:cs="宋体"/>
          <w:sz w:val="22"/>
        </w:rPr>
      </w:pPr>
      <w:r>
        <w:rPr>
          <w:rFonts w:hint="eastAsia" w:ascii="宋体" w:hAnsi="宋体" w:cs="宋体"/>
          <w:sz w:val="22"/>
        </w:rPr>
        <w:t>各方确认，任何情形下，乙方支付股权转让款的义务不受公司</w:t>
      </w:r>
      <w:r>
        <w:rPr>
          <w:rFonts w:ascii="宋体" w:hAnsi="宋体" w:cs="宋体"/>
          <w:sz w:val="22"/>
        </w:rPr>
        <w:t>存续状态</w:t>
      </w:r>
      <w:r>
        <w:rPr>
          <w:rFonts w:hint="eastAsia" w:ascii="宋体" w:hAnsi="宋体" w:cs="宋体"/>
          <w:sz w:val="22"/>
        </w:rPr>
        <w:t>（包括但不限于破产、重整、清算、</w:t>
      </w:r>
      <w:r>
        <w:rPr>
          <w:rFonts w:ascii="宋体" w:hAnsi="宋体" w:cs="宋体"/>
          <w:sz w:val="22"/>
        </w:rPr>
        <w:t>吊销、注销</w:t>
      </w:r>
      <w:r>
        <w:rPr>
          <w:rFonts w:hint="eastAsia" w:ascii="宋体" w:hAnsi="宋体" w:cs="宋体"/>
          <w:sz w:val="22"/>
        </w:rPr>
        <w:t>等）和</w:t>
      </w:r>
      <w:r>
        <w:rPr>
          <w:rFonts w:ascii="宋体" w:hAnsi="宋体" w:cs="宋体"/>
          <w:sz w:val="22"/>
        </w:rPr>
        <w:t>经营状况（包括但不限于经营异常、亏损、停产、停业、</w:t>
      </w:r>
      <w:r>
        <w:rPr>
          <w:rFonts w:hint="eastAsia" w:ascii="宋体" w:hAnsi="宋体" w:cs="宋体"/>
          <w:sz w:val="22"/>
        </w:rPr>
        <w:t>资金断裂、</w:t>
      </w:r>
      <w:r>
        <w:rPr>
          <w:rFonts w:ascii="宋体" w:hAnsi="宋体" w:cs="宋体"/>
          <w:sz w:val="22"/>
        </w:rPr>
        <w:t>涉诉、被执行、税务异常、地址异常等）的影响</w:t>
      </w:r>
      <w:r>
        <w:rPr>
          <w:rFonts w:hint="eastAsia" w:ascii="宋体" w:hAnsi="宋体" w:cs="宋体"/>
          <w:sz w:val="22"/>
        </w:rPr>
        <w:t>，乙方仍应按本协议约定的时间、金额足额履行付款义务，不得以此为由拒绝、拖延付款。</w:t>
      </w:r>
    </w:p>
    <w:p w14:paraId="70E39E0E">
      <w:pPr>
        <w:spacing w:before="120" w:after="120" w:line="288" w:lineRule="auto"/>
        <w:jc w:val="left"/>
        <w:rPr>
          <w:ins w:id="69" w:author="HK" w:date="2026-06-12T17:41:09Z"/>
          <w:rFonts w:hint="default" w:ascii="宋体" w:hAnsi="宋体" w:eastAsia="宋体" w:cs="宋体"/>
          <w:bCs w:val="0"/>
          <w:sz w:val="22"/>
          <w:szCs w:val="22"/>
          <w:lang w:val="en-US" w:eastAsia="zh-CN"/>
        </w:rPr>
      </w:pPr>
      <w:r>
        <w:rPr>
          <w:rFonts w:hint="eastAsia" w:ascii="宋体" w:hAnsi="宋体" w:cs="宋体"/>
          <w:sz w:val="22"/>
        </w:rPr>
        <w:t>3.2 本协议签订后，除本协议约定的股权转让事项外，</w:t>
      </w:r>
      <w:del w:id="70" w:author="HK" w:date="2026-06-12T17:40:51Z">
        <w:r>
          <w:rPr>
            <w:rFonts w:hint="eastAsia" w:ascii="宋体" w:hAnsi="宋体" w:cs="宋体"/>
            <w:sz w:val="22"/>
          </w:rPr>
          <w:delText>视</w:delText>
        </w:r>
      </w:del>
      <w:del w:id="71" w:author="HK" w:date="2026-06-12T17:40:50Z">
        <w:r>
          <w:rPr>
            <w:rFonts w:hint="eastAsia" w:ascii="宋体" w:hAnsi="宋体" w:cs="宋体"/>
            <w:sz w:val="22"/>
          </w:rPr>
          <w:delText>为</w:delText>
        </w:r>
      </w:del>
      <w:r>
        <w:rPr>
          <w:rFonts w:hint="eastAsia" w:ascii="宋体" w:hAnsi="宋体" w:cs="宋体"/>
          <w:sz w:val="22"/>
        </w:rPr>
        <w:t>各方之间</w:t>
      </w:r>
      <w:del w:id="72" w:author="Shihao Guo" w:date="2026-06-11T12:21:00Z">
        <w:r>
          <w:rPr>
            <w:rFonts w:hint="eastAsia" w:ascii="宋体" w:hAnsi="宋体" w:cs="宋体"/>
            <w:sz w:val="22"/>
          </w:rPr>
          <w:delText>就历史矛盾达成全面谅解</w:delText>
        </w:r>
      </w:del>
      <w:ins w:id="73" w:author="HK" w:date="2026-06-12T17:40:52Z">
        <w:r>
          <w:rPr>
            <w:rFonts w:hint="eastAsia" w:ascii="宋体" w:hAnsi="宋体" w:cs="宋体"/>
            <w:sz w:val="22"/>
            <w:lang w:val="en-US" w:eastAsia="zh-CN"/>
          </w:rPr>
          <w:t>依然应当遵守</w:t>
        </w:r>
      </w:ins>
      <w:ins w:id="74" w:author="Shihao Guo" w:date="2026-06-11T12:21:00Z">
        <w:del w:id="75" w:author="HK" w:date="2026-06-12T17:40:52Z">
          <w:r>
            <w:rPr>
              <w:rFonts w:hint="eastAsia" w:ascii="宋体" w:hAnsi="宋体" w:cs="宋体"/>
              <w:sz w:val="22"/>
            </w:rPr>
            <w:delText>达成</w:delText>
          </w:r>
        </w:del>
      </w:ins>
      <w:ins w:id="76" w:author="Shihao Guo" w:date="2026-06-11T12:21:00Z">
        <w:r>
          <w:rPr>
            <w:rFonts w:hint="eastAsia" w:ascii="宋体" w:hAnsi="宋体" w:cs="宋体"/>
            <w:sz w:val="22"/>
          </w:rPr>
          <w:t>《和解协议》项下的</w:t>
        </w:r>
      </w:ins>
      <w:ins w:id="77" w:author="Shihao Guo" w:date="2026-06-11T12:22:00Z">
        <w:r>
          <w:rPr>
            <w:rFonts w:hint="eastAsia" w:ascii="宋体" w:hAnsi="宋体" w:cs="宋体"/>
            <w:sz w:val="22"/>
          </w:rPr>
          <w:t>免责承诺</w:t>
        </w:r>
      </w:ins>
      <w:ins w:id="78" w:author="HK" w:date="2026-06-12T17:41:00Z">
        <w:r>
          <w:rPr>
            <w:rFonts w:hint="eastAsia" w:ascii="宋体" w:hAnsi="宋体" w:cs="宋体"/>
            <w:sz w:val="22"/>
            <w:lang w:val="en-US" w:eastAsia="zh-CN"/>
          </w:rPr>
          <w:t>及相关约定</w:t>
        </w:r>
      </w:ins>
      <w:r>
        <w:rPr>
          <w:rFonts w:hint="eastAsia" w:ascii="宋体" w:hAnsi="宋体" w:cs="宋体"/>
          <w:sz w:val="22"/>
        </w:rPr>
        <w:t>。</w:t>
      </w:r>
      <w:ins w:id="79" w:author="Shihao Guo" w:date="2026-06-11T12:51:00Z">
        <w:del w:id="80" w:author="WPS_1700225564" w:date="2026-06-12T17:24:44Z">
          <w:r>
            <w:rPr>
              <w:rFonts w:hint="default" w:ascii="宋体" w:hAnsi="宋体" w:cs="宋体"/>
              <w:sz w:val="22"/>
              <w:lang w:val="en-US"/>
            </w:rPr>
            <w:delText>乙方、</w:delText>
          </w:r>
        </w:del>
      </w:ins>
      <w:ins w:id="81" w:author="Shihao Guo" w:date="2026-06-11T12:27:00Z">
        <w:del w:id="82" w:author="WPS_1700225564" w:date="2026-06-12T17:24:44Z">
          <w:r>
            <w:rPr>
              <w:rFonts w:hint="default" w:ascii="宋体" w:hAnsi="宋体" w:cs="宋体"/>
              <w:sz w:val="22"/>
              <w:lang w:val="en-US"/>
            </w:rPr>
            <w:delText>丙方及丙方股东</w:delText>
          </w:r>
        </w:del>
      </w:ins>
      <w:ins w:id="83" w:author="WPS_1700225564" w:date="2026-06-12T17:24:45Z">
        <w:r>
          <w:rPr>
            <w:rFonts w:hint="eastAsia" w:ascii="宋体" w:hAnsi="宋体" w:cs="宋体"/>
            <w:sz w:val="22"/>
            <w:lang w:val="en-US" w:eastAsia="zh-CN"/>
          </w:rPr>
          <w:t>各方</w:t>
        </w:r>
      </w:ins>
      <w:ins w:id="84" w:author="WPS_1700225564" w:date="2026-06-12T17:25:10Z">
        <w:r>
          <w:rPr>
            <w:rFonts w:hint="eastAsia" w:ascii="宋体" w:hAnsi="宋体" w:cs="宋体"/>
            <w:sz w:val="22"/>
          </w:rPr>
          <w:t>（包括</w:t>
        </w:r>
      </w:ins>
      <w:ins w:id="85" w:author="WPS_1700225564" w:date="2026-06-12T17:25:10Z">
        <w:r>
          <w:rPr>
            <w:rFonts w:hint="eastAsia" w:ascii="宋体" w:hAnsi="宋体" w:cs="宋体"/>
            <w:sz w:val="22"/>
            <w:lang w:val="en-US" w:eastAsia="zh-CN"/>
          </w:rPr>
          <w:t>各</w:t>
        </w:r>
      </w:ins>
      <w:ins w:id="86" w:author="WPS_1700225564" w:date="2026-06-12T17:25:10Z">
        <w:r>
          <w:rPr>
            <w:rFonts w:hint="eastAsia" w:ascii="宋体" w:hAnsi="宋体" w:cs="宋体"/>
            <w:sz w:val="22"/>
          </w:rPr>
          <w:t>方的关联方）</w:t>
        </w:r>
      </w:ins>
      <w:ins w:id="87" w:author="Shihao Guo" w:date="2026-06-11T12:27:00Z">
        <w:r>
          <w:rPr>
            <w:rFonts w:hint="eastAsia" w:ascii="宋体" w:hAnsi="宋体" w:cs="宋体"/>
            <w:sz w:val="22"/>
          </w:rPr>
          <w:t>在任何情况下不会以任何理由</w:t>
        </w:r>
      </w:ins>
      <w:ins w:id="88" w:author="Shihao Guo" w:date="2026-06-11T12:28:00Z">
        <w:r>
          <w:rPr>
            <w:rFonts w:hint="eastAsia" w:ascii="宋体" w:hAnsi="宋体" w:cs="宋体"/>
            <w:sz w:val="22"/>
          </w:rPr>
          <w:t>对</w:t>
        </w:r>
      </w:ins>
      <w:ins w:id="89" w:author="WPS_1700225564" w:date="2026-06-12T17:24:50Z">
        <w:r>
          <w:rPr>
            <w:rFonts w:hint="eastAsia" w:ascii="宋体" w:hAnsi="宋体" w:cs="宋体"/>
            <w:sz w:val="22"/>
            <w:lang w:val="en-US" w:eastAsia="zh-CN"/>
          </w:rPr>
          <w:t>另一</w:t>
        </w:r>
      </w:ins>
      <w:ins w:id="90" w:author="WPS_1700225564" w:date="2026-06-12T17:24:51Z">
        <w:r>
          <w:rPr>
            <w:rFonts w:hint="eastAsia" w:ascii="宋体" w:hAnsi="宋体" w:cs="宋体"/>
            <w:sz w:val="22"/>
            <w:lang w:val="en-US" w:eastAsia="zh-CN"/>
          </w:rPr>
          <w:t>方</w:t>
        </w:r>
      </w:ins>
      <w:ins w:id="91" w:author="Shihao Guo" w:date="2026-06-11T12:28:00Z">
        <w:del w:id="92" w:author="WPS_1700225564" w:date="2026-06-12T17:24:48Z">
          <w:r>
            <w:rPr>
              <w:rFonts w:hint="eastAsia" w:ascii="宋体" w:hAnsi="宋体" w:cs="宋体"/>
              <w:sz w:val="22"/>
            </w:rPr>
            <w:delText>甲方</w:delText>
          </w:r>
        </w:del>
      </w:ins>
      <w:ins w:id="93" w:author="Shihao Guo" w:date="2026-06-11T12:28:00Z">
        <w:r>
          <w:rPr>
            <w:rFonts w:hint="eastAsia" w:ascii="宋体" w:hAnsi="宋体" w:cs="宋体"/>
            <w:sz w:val="22"/>
          </w:rPr>
          <w:t>（包括</w:t>
        </w:r>
      </w:ins>
      <w:ins w:id="94" w:author="Shihao Guo" w:date="2026-06-11T12:28:00Z">
        <w:del w:id="95" w:author="WPS_1700225564" w:date="2026-06-12T17:24:53Z">
          <w:r>
            <w:rPr>
              <w:rFonts w:hint="eastAsia" w:ascii="宋体" w:hAnsi="宋体" w:cs="宋体"/>
              <w:sz w:val="22"/>
            </w:rPr>
            <w:delText>甲</w:delText>
          </w:r>
        </w:del>
      </w:ins>
      <w:ins w:id="96" w:author="Shihao Guo" w:date="2026-06-11T12:28:00Z">
        <w:del w:id="97" w:author="WPS_1700225564" w:date="2026-06-12T17:25:15Z">
          <w:r>
            <w:rPr>
              <w:rFonts w:hint="eastAsia" w:ascii="宋体" w:hAnsi="宋体" w:cs="宋体"/>
              <w:sz w:val="22"/>
            </w:rPr>
            <w:delText>方的</w:delText>
          </w:r>
        </w:del>
      </w:ins>
      <w:ins w:id="98" w:author="Shihao Guo" w:date="2026-06-11T12:28:00Z">
        <w:r>
          <w:rPr>
            <w:rFonts w:hint="eastAsia" w:ascii="宋体" w:hAnsi="宋体" w:cs="宋体"/>
            <w:sz w:val="22"/>
          </w:rPr>
          <w:t>关联方）基于在《和解协议》签署前与可之公司经营管理、公司治理及业务相关的任何事项</w:t>
        </w:r>
      </w:ins>
      <w:ins w:id="99" w:author="Shihao Guo" w:date="2026-06-11T12:29:00Z">
        <w:r>
          <w:rPr>
            <w:rFonts w:hint="eastAsia" w:ascii="宋体" w:hAnsi="宋体" w:cs="宋体"/>
            <w:sz w:val="22"/>
          </w:rPr>
          <w:t>开展诉讼、仲裁、投诉、举报、索赔等其他任何权利主张，也不得发表任何不利言论。</w:t>
        </w:r>
      </w:ins>
      <w:ins w:id="100" w:author="HK" w:date="2026-06-12T17:41:09Z">
        <w:r>
          <w:rPr>
            <w:rFonts w:hint="eastAsia" w:ascii="宋体" w:hAnsi="宋体" w:cs="宋体"/>
            <w:sz w:val="22"/>
            <w:lang w:val="en-US" w:eastAsia="zh-CN"/>
          </w:rPr>
          <w:t>齐丽君作为乙方家庭成员，乙方应确保齐丽君及齐丽君当</w:t>
        </w:r>
      </w:ins>
      <w:ins w:id="101" w:author="HK" w:date="2026-06-12T17:41:09Z">
        <w:r>
          <w:rPr>
            <w:rFonts w:hint="eastAsia" w:ascii="宋体" w:hAnsi="宋体" w:eastAsia="宋体" w:cs="宋体"/>
            <w:sz w:val="22"/>
            <w:lang w:val="en-US" w:eastAsia="zh-CN"/>
          </w:rPr>
          <w:t>前和历史上曾经控制的公司其他股东亦遵守本条约定。</w:t>
        </w:r>
      </w:ins>
    </w:p>
    <w:p w14:paraId="37DA6B16">
      <w:pPr>
        <w:spacing w:before="120" w:after="120" w:line="288" w:lineRule="auto"/>
        <w:jc w:val="left"/>
        <w:rPr>
          <w:ins w:id="102" w:author="Shihao Guo" w:date="2026-06-11T12:29:00Z"/>
          <w:del w:id="103" w:author="HK" w:date="2026-06-12T17:41:11Z"/>
          <w:rFonts w:ascii="宋体" w:hAnsi="宋体" w:cs="宋体"/>
          <w:sz w:val="22"/>
        </w:rPr>
      </w:pPr>
      <w:ins w:id="104" w:author="Shihao Guo" w:date="2026-06-11T12:51:00Z">
        <w:del w:id="105" w:author="HK" w:date="2026-06-12T17:41:11Z">
          <w:r>
            <w:rPr>
              <w:rFonts w:hint="eastAsia" w:ascii="宋体" w:hAnsi="宋体" w:cs="宋体"/>
              <w:sz w:val="22"/>
            </w:rPr>
            <w:delText>反之亦然，甲方（包括甲方的关联方）亦应遵守该上述约定。</w:delText>
          </w:r>
        </w:del>
      </w:ins>
    </w:p>
    <w:p w14:paraId="087EC0C7">
      <w:pPr>
        <w:spacing w:before="120" w:after="120" w:line="288" w:lineRule="auto"/>
        <w:jc w:val="left"/>
        <w:rPr>
          <w:del w:id="106" w:author="WPS_1700225564" w:date="2026-06-12T17:26:00Z"/>
          <w:rFonts w:hint="eastAsia" w:ascii="宋体" w:hAnsi="宋体" w:cs="宋体"/>
          <w:sz w:val="22"/>
        </w:rPr>
      </w:pPr>
      <w:ins w:id="107" w:author="Shihao Guo" w:date="2026-06-11T12:29:00Z">
        <w:r>
          <w:rPr>
            <w:rFonts w:hint="eastAsia" w:ascii="宋体" w:hAnsi="宋体" w:cs="宋体"/>
            <w:sz w:val="22"/>
          </w:rPr>
          <w:t>具体而言，</w:t>
        </w:r>
      </w:ins>
      <w:ins w:id="108" w:author="Shihao Guo" w:date="2026-06-11T12:30:00Z">
        <w:r>
          <w:rPr>
            <w:rFonts w:hint="eastAsia" w:ascii="宋体" w:hAnsi="宋体" w:cs="宋体"/>
            <w:sz w:val="22"/>
          </w:rPr>
          <w:t>本协议各方及各方关联方之间针对可之公司三会决策、经营管理、公司治理、公司业务</w:t>
        </w:r>
      </w:ins>
      <w:ins w:id="109" w:author="Shihao Guo" w:date="2026-06-11T12:31:00Z">
        <w:r>
          <w:rPr>
            <w:rFonts w:hint="eastAsia" w:ascii="宋体" w:hAnsi="宋体" w:cs="宋体"/>
            <w:sz w:val="22"/>
          </w:rPr>
          <w:t>、对外合作等有关事项</w:t>
        </w:r>
      </w:ins>
      <w:ins w:id="110" w:author="Shihao Guo" w:date="2026-06-11T12:54:00Z">
        <w:r>
          <w:rPr>
            <w:rFonts w:hint="eastAsia" w:ascii="宋体" w:hAnsi="宋体" w:cs="宋体"/>
            <w:sz w:val="22"/>
          </w:rPr>
          <w:t>（以下合称“和解事项”）</w:t>
        </w:r>
      </w:ins>
      <w:ins w:id="111" w:author="Shihao Guo" w:date="2026-06-11T12:31:00Z">
        <w:r>
          <w:rPr>
            <w:rFonts w:hint="eastAsia" w:ascii="宋体" w:hAnsi="宋体" w:cs="宋体"/>
            <w:sz w:val="22"/>
          </w:rPr>
          <w:t>中所涉当前纠纷及未来可能产生的潜在纠纷予以一并化解，该等纠纷包括但不限于在《和解协议》</w:t>
        </w:r>
      </w:ins>
      <w:ins w:id="112" w:author="Shihao Guo" w:date="2026-06-11T12:32:00Z">
        <w:r>
          <w:rPr>
            <w:rFonts w:hint="eastAsia" w:ascii="宋体" w:hAnsi="宋体" w:cs="宋体"/>
            <w:sz w:val="22"/>
          </w:rPr>
          <w:t>签署之前，各方之间产生的以及对外发布发送的一切材料（包括但不限于协议、合同、三会文件、会议纪要、律师函、公函、电子邮件、视听资料、聊天记录等任意一方</w:t>
        </w:r>
      </w:ins>
      <w:ins w:id="113" w:author="Shihao Guo" w:date="2026-06-11T12:33:00Z">
        <w:r>
          <w:rPr>
            <w:rFonts w:hint="eastAsia" w:ascii="宋体" w:hAnsi="宋体" w:cs="宋体"/>
            <w:sz w:val="22"/>
          </w:rPr>
          <w:t>及其关联方可以提出作证的材料</w:t>
        </w:r>
      </w:ins>
      <w:ins w:id="114" w:author="Shihao Guo" w:date="2026-06-11T12:32:00Z">
        <w:r>
          <w:rPr>
            <w:rFonts w:hint="eastAsia" w:ascii="宋体" w:hAnsi="宋体" w:cs="宋体"/>
            <w:sz w:val="22"/>
          </w:rPr>
          <w:t>）</w:t>
        </w:r>
      </w:ins>
      <w:ins w:id="115" w:author="Shihao Guo" w:date="2026-06-11T12:33:00Z">
        <w:r>
          <w:rPr>
            <w:rFonts w:hint="eastAsia" w:ascii="宋体" w:hAnsi="宋体" w:cs="宋体"/>
            <w:sz w:val="22"/>
          </w:rPr>
          <w:t>内容中，所有已经体现出分歧纠纷或者可能</w:t>
        </w:r>
      </w:ins>
      <w:ins w:id="116" w:author="Shihao Guo" w:date="2026-06-11T12:48:00Z">
        <w:r>
          <w:rPr>
            <w:rFonts w:hint="eastAsia" w:ascii="宋体" w:hAnsi="宋体" w:cs="宋体"/>
            <w:sz w:val="22"/>
          </w:rPr>
          <w:t>引发后续民事纠纷</w:t>
        </w:r>
      </w:ins>
      <w:ins w:id="117" w:author="Shihao Guo" w:date="2026-06-11T12:49:00Z">
        <w:r>
          <w:rPr>
            <w:rFonts w:hint="eastAsia" w:ascii="宋体" w:hAnsi="宋体" w:cs="宋体"/>
            <w:sz w:val="22"/>
          </w:rPr>
          <w:t>的事项，就该等事项，各方一致同意并承诺，互相之间不再追究其他方的责任。为避免歧义，各方之间与《和解协议》</w:t>
        </w:r>
      </w:ins>
      <w:ins w:id="118" w:author="Shihao Guo" w:date="2026-06-11T12:50:00Z">
        <w:r>
          <w:rPr>
            <w:rFonts w:hint="eastAsia" w:ascii="宋体" w:hAnsi="宋体" w:cs="宋体"/>
            <w:sz w:val="22"/>
          </w:rPr>
          <w:t>无关的民事纠纷，以及涉及刑事犯罪或严重妨害社会公序良俗的事项不在本条免责承诺的范围内。</w:t>
        </w:r>
      </w:ins>
      <w:del w:id="119" w:author="Shihao Guo" w:date="2026-06-11T12:52:00Z">
        <w:r>
          <w:rPr>
            <w:rFonts w:hint="eastAsia" w:ascii="宋体" w:hAnsi="宋体" w:cs="宋体"/>
            <w:sz w:val="22"/>
          </w:rPr>
          <w:delText>乙方（包括乙方及其母亲当前和历史上曾经控制的公司其他股东）和公司在任何情况下不会以任何理由对甲方（包括甲方的关联方）基于在本协议签署前与公司经营管理、公司治理及业务、劳动用工相关的任何事项开展诉讼、仲裁、投诉、举报、索赔等其他任何权利主张，也不得发表任何不利言论。</w:delText>
        </w:r>
      </w:del>
      <w:del w:id="120" w:author="Shihao Guo" w:date="2026-06-11T12:51:00Z">
        <w:r>
          <w:rPr>
            <w:rFonts w:hint="eastAsia" w:ascii="宋体" w:hAnsi="宋体" w:cs="宋体"/>
            <w:sz w:val="22"/>
          </w:rPr>
          <w:delText>反之亦然，甲方（包括甲方的关联方）亦应遵守上述约定。</w:delText>
        </w:r>
      </w:del>
      <w:del w:id="121" w:author="Shihao Guo" w:date="2026-06-11T12:24:00Z">
        <w:r>
          <w:rPr>
            <w:rFonts w:hint="eastAsia" w:ascii="宋体" w:hAnsi="宋体" w:cs="宋体"/>
            <w:sz w:val="22"/>
          </w:rPr>
          <w:delText>各方确认：除本协议约定的股权转让事项外，甲方（包括甲方关联方）与乙方、公司、公司其他股东、公司董事/监事/高管/员工之间无任何未决争议或潜在纠纷。</w:delText>
        </w:r>
      </w:del>
    </w:p>
    <w:p w14:paraId="76F22864">
      <w:pPr>
        <w:spacing w:before="120" w:after="120" w:line="288" w:lineRule="auto"/>
        <w:jc w:val="left"/>
        <w:rPr>
          <w:rFonts w:hint="eastAsia" w:ascii="宋体" w:hAnsi="宋体" w:cs="宋体"/>
          <w:sz w:val="22"/>
        </w:rPr>
      </w:pPr>
      <w:del w:id="122" w:author="WPS_1700225564" w:date="2026-06-12T17:26:00Z">
        <w:r>
          <w:rPr>
            <w:rFonts w:hint="eastAsia" w:ascii="宋体" w:hAnsi="宋体" w:cs="宋体"/>
            <w:sz w:val="22"/>
          </w:rPr>
          <w:delText>3.</w:delText>
        </w:r>
      </w:del>
      <w:del w:id="123" w:author="WPS_1700225564" w:date="2026-06-12T17:25:59Z">
        <w:r>
          <w:rPr>
            <w:rFonts w:hint="eastAsia" w:ascii="宋体" w:hAnsi="宋体" w:cs="宋体"/>
            <w:sz w:val="22"/>
          </w:rPr>
          <w:delText>3</w:delText>
        </w:r>
      </w:del>
      <w:ins w:id="124" w:author="Shihao Guo" w:date="2026-06-11T12:54:00Z">
        <w:del w:id="125" w:author="WPS_1700225564" w:date="2026-06-12T17:25:59Z">
          <w:r>
            <w:rPr>
              <w:rFonts w:hint="eastAsia" w:ascii="宋体" w:hAnsi="宋体" w:cs="宋体"/>
              <w:sz w:val="22"/>
            </w:rPr>
            <w:delText>对于上述第3.2条的约定，本协议签署方及其关联方确认未来不会以任何理由就</w:delText>
          </w:r>
        </w:del>
      </w:ins>
      <w:ins w:id="126" w:author="Shihao Guo" w:date="2026-06-11T12:55:00Z">
        <w:del w:id="127" w:author="WPS_1700225564" w:date="2026-06-12T17:25:59Z">
          <w:r>
            <w:rPr>
              <w:rFonts w:hint="eastAsia" w:ascii="宋体" w:hAnsi="宋体" w:cs="宋体"/>
              <w:sz w:val="22"/>
            </w:rPr>
            <w:delText>和解事项直接或通过可以控制、影响的其他主体间接开展诉讼、仲裁、投诉、举报、索赔等其他任何权利主张，也不得发表任何不利言论。</w:delText>
          </w:r>
        </w:del>
      </w:ins>
      <w:del w:id="128" w:author="WPS_1700225564" w:date="2026-06-12T17:25:59Z">
        <w:r>
          <w:rPr>
            <w:rFonts w:hint="eastAsia" w:ascii="宋体" w:hAnsi="宋体" w:cs="宋体"/>
            <w:sz w:val="22"/>
          </w:rPr>
          <w:delText>本协议签订后，除本协议约定的股权转让事项外，视为各方及各方关联方、代理人之间针对公司三会决策、经营管理、公司治理、公司业务、对外合作等事项（以下合称“和解事项”）中所涉当前纠纷及未来可能产生的潜在纠纷予以一并化解。上述纠纷包括但不限于签署各方在和解协议签署之前，各方之间产生的以及对外发布发送的一切材料（包括但不限于协议、合同、三会文件、会议纪要、律师函、公函、电子邮件、视听资料、聊天记录等任意一方及其关联方可以提出佐证的材料）内容中，所有已经体现出分歧纠纷或可能引发后续民事纠纷的事项。对于前述事项，签署各方一致同意并承诺，互相之间不再追究其他方（包括关联方、代理人）的责任。</w:delText>
        </w:r>
      </w:del>
    </w:p>
    <w:p w14:paraId="5DEA90C6">
      <w:pPr>
        <w:spacing w:before="120" w:after="120" w:line="288" w:lineRule="auto"/>
        <w:jc w:val="left"/>
        <w:rPr>
          <w:rFonts w:hint="eastAsia" w:ascii="宋体" w:hAnsi="宋体" w:cs="宋体"/>
          <w:sz w:val="22"/>
        </w:rPr>
      </w:pPr>
      <w:r>
        <w:rPr>
          <w:rFonts w:hint="eastAsia" w:ascii="宋体" w:hAnsi="宋体" w:cs="宋体"/>
          <w:sz w:val="22"/>
        </w:rPr>
        <w:t>3.</w:t>
      </w:r>
      <w:ins w:id="129" w:author="WPS_1700225564" w:date="2026-06-12T17:26:03Z">
        <w:r>
          <w:rPr>
            <w:rFonts w:hint="eastAsia" w:ascii="宋体" w:hAnsi="宋体" w:cs="宋体"/>
            <w:sz w:val="22"/>
            <w:lang w:val="en-US" w:eastAsia="zh-CN"/>
          </w:rPr>
          <w:t>3</w:t>
        </w:r>
      </w:ins>
      <w:del w:id="130" w:author="WPS_1700225564" w:date="2026-06-12T17:26:03Z">
        <w:r>
          <w:rPr>
            <w:rFonts w:hint="eastAsia" w:ascii="宋体" w:hAnsi="宋体" w:cs="宋体"/>
            <w:sz w:val="22"/>
          </w:rPr>
          <w:delText>4</w:delText>
        </w:r>
      </w:del>
      <w:r>
        <w:rPr>
          <w:rFonts w:hint="eastAsia" w:ascii="宋体" w:hAnsi="宋体" w:cs="宋体"/>
          <w:sz w:val="22"/>
        </w:rPr>
        <w:t>乙方和丙方应确保已在本协议签订前充分协调公司其他股东知晓、认可本协议全都内容并放弃《股东协议》中约定的优先购买权，未来其他股东不得以不知晓本次转让或本次转让侵犯其优先购买权为由而向甲方主张权利或阻碍甲方行使本协议项下权利。</w:t>
      </w:r>
    </w:p>
    <w:p w14:paraId="6F832FFD">
      <w:pPr>
        <w:spacing w:before="120" w:after="120" w:line="288" w:lineRule="auto"/>
        <w:jc w:val="left"/>
        <w:rPr>
          <w:rFonts w:hint="eastAsia" w:ascii="宋体" w:hAnsi="宋体" w:cs="宋体"/>
          <w:sz w:val="22"/>
        </w:rPr>
      </w:pPr>
      <w:r>
        <w:rPr>
          <w:rFonts w:hint="eastAsia" w:ascii="宋体" w:hAnsi="宋体" w:cs="宋体"/>
          <w:sz w:val="22"/>
        </w:rPr>
        <w:t>3.</w:t>
      </w:r>
      <w:ins w:id="131" w:author="WPS_1700225564" w:date="2026-06-12T17:26:09Z">
        <w:r>
          <w:rPr>
            <w:rFonts w:hint="eastAsia" w:ascii="宋体" w:hAnsi="宋体" w:cs="宋体"/>
            <w:sz w:val="22"/>
            <w:lang w:val="en-US" w:eastAsia="zh-CN"/>
          </w:rPr>
          <w:t>4</w:t>
        </w:r>
      </w:ins>
      <w:del w:id="132" w:author="WPS_1700225564" w:date="2026-06-12T17:26:08Z">
        <w:r>
          <w:rPr>
            <w:rFonts w:hint="eastAsia" w:ascii="宋体" w:hAnsi="宋体" w:cs="宋体"/>
            <w:sz w:val="22"/>
          </w:rPr>
          <w:delText>5</w:delText>
        </w:r>
      </w:del>
      <w:r>
        <w:rPr>
          <w:rFonts w:hint="eastAsia" w:ascii="宋体" w:hAnsi="宋体" w:cs="宋体"/>
          <w:sz w:val="22"/>
        </w:rPr>
        <w:t>甲方早已辞去丙方监事职务，乙方和丙方确认甲方任职期间不存在任何不当履职行为。乙方（包括乙方关联方）和丙方确保未来不会以任何理由向甲方主张其他权利或要求其承担其他任何责任。</w:t>
      </w:r>
    </w:p>
    <w:p w14:paraId="7EAA25FB">
      <w:pPr>
        <w:spacing w:before="320" w:after="120" w:line="288" w:lineRule="auto"/>
        <w:jc w:val="left"/>
        <w:outlineLvl w:val="1"/>
        <w:rPr>
          <w:rFonts w:hint="eastAsia" w:ascii="宋体" w:hAnsi="宋体" w:cs="宋体"/>
        </w:rPr>
      </w:pPr>
      <w:bookmarkStart w:id="5" w:name="heading_6"/>
      <w:r>
        <w:rPr>
          <w:rFonts w:hint="eastAsia" w:ascii="宋体" w:hAnsi="宋体" w:cs="宋体"/>
          <w:b/>
          <w:sz w:val="32"/>
        </w:rPr>
        <w:t>第</w:t>
      </w:r>
      <w:r>
        <w:rPr>
          <w:rFonts w:ascii="宋体" w:hAnsi="宋体" w:cs="宋体"/>
          <w:b/>
          <w:sz w:val="32"/>
        </w:rPr>
        <w:t>四</w:t>
      </w:r>
      <w:r>
        <w:rPr>
          <w:rFonts w:hint="eastAsia" w:ascii="宋体" w:hAnsi="宋体" w:cs="宋体"/>
          <w:b/>
          <w:sz w:val="32"/>
        </w:rPr>
        <w:t>条 违约责任</w:t>
      </w:r>
      <w:bookmarkEnd w:id="5"/>
    </w:p>
    <w:p w14:paraId="2314ECCE">
      <w:pPr>
        <w:spacing w:before="120" w:after="120" w:line="288" w:lineRule="auto"/>
        <w:jc w:val="left"/>
        <w:rPr>
          <w:rFonts w:hint="eastAsia" w:ascii="宋体" w:hAnsi="宋体" w:cs="宋体"/>
        </w:rPr>
      </w:pPr>
      <w:r>
        <w:rPr>
          <w:rFonts w:ascii="宋体" w:hAnsi="宋体" w:cs="宋体"/>
          <w:sz w:val="22"/>
        </w:rPr>
        <w:t>4</w:t>
      </w:r>
      <w:r>
        <w:rPr>
          <w:rFonts w:hint="eastAsia" w:ascii="宋体" w:hAnsi="宋体" w:cs="宋体"/>
          <w:sz w:val="22"/>
        </w:rPr>
        <w:t xml:space="preserve">.1 </w:t>
      </w:r>
      <w:del w:id="133" w:author="Shihao Guo" w:date="2026-06-11T12:12:00Z">
        <w:r>
          <w:rPr>
            <w:rFonts w:hint="eastAsia" w:ascii="宋体" w:hAnsi="宋体" w:cs="宋体"/>
            <w:sz w:val="22"/>
          </w:rPr>
          <w:delText>乙方和/或丙方</w:delText>
        </w:r>
      </w:del>
      <w:ins w:id="134" w:author="Shihao Guo" w:date="2026-06-11T12:12:00Z">
        <w:r>
          <w:rPr>
            <w:rFonts w:hint="eastAsia" w:ascii="宋体" w:hAnsi="宋体" w:cs="宋体"/>
            <w:sz w:val="22"/>
          </w:rPr>
          <w:t>本协议任何一方</w:t>
        </w:r>
      </w:ins>
      <w:r>
        <w:rPr>
          <w:rFonts w:hint="eastAsia" w:ascii="宋体" w:hAnsi="宋体" w:cs="宋体"/>
          <w:sz w:val="22"/>
        </w:rPr>
        <w:t>违反本协议项下约定给</w:t>
      </w:r>
      <w:ins w:id="135" w:author="Shihao Guo" w:date="2026-06-11T12:12:00Z">
        <w:r>
          <w:rPr>
            <w:rFonts w:hint="eastAsia" w:ascii="宋体" w:hAnsi="宋体" w:cs="宋体"/>
            <w:sz w:val="22"/>
          </w:rPr>
          <w:t>守约方</w:t>
        </w:r>
      </w:ins>
      <w:del w:id="136" w:author="Shihao Guo" w:date="2026-06-11T12:12:00Z">
        <w:r>
          <w:rPr>
            <w:rFonts w:hint="eastAsia" w:ascii="宋体" w:hAnsi="宋体" w:cs="宋体"/>
            <w:sz w:val="22"/>
          </w:rPr>
          <w:delText>甲方</w:delText>
        </w:r>
      </w:del>
      <w:r>
        <w:rPr>
          <w:rFonts w:hint="eastAsia" w:ascii="宋体" w:hAnsi="宋体" w:cs="宋体"/>
          <w:sz w:val="22"/>
        </w:rPr>
        <w:t>造成损失的，</w:t>
      </w:r>
      <w:ins w:id="137" w:author="Shihao Guo" w:date="2026-06-11T12:12:00Z">
        <w:r>
          <w:rPr>
            <w:rFonts w:hint="eastAsia" w:ascii="宋体" w:hAnsi="宋体" w:cs="宋体"/>
            <w:sz w:val="22"/>
          </w:rPr>
          <w:t>违约方</w:t>
        </w:r>
      </w:ins>
      <w:r>
        <w:rPr>
          <w:rFonts w:hint="eastAsia" w:ascii="宋体" w:hAnsi="宋体" w:cs="宋体"/>
          <w:sz w:val="22"/>
        </w:rPr>
        <w:t>应当赔偿因此给</w:t>
      </w:r>
      <w:ins w:id="138" w:author="Shihao Guo" w:date="2026-06-11T12:12:00Z">
        <w:r>
          <w:rPr>
            <w:rFonts w:hint="eastAsia" w:ascii="宋体" w:hAnsi="宋体" w:cs="宋体"/>
            <w:sz w:val="22"/>
          </w:rPr>
          <w:t>守约方</w:t>
        </w:r>
      </w:ins>
      <w:del w:id="139" w:author="Shihao Guo" w:date="2026-06-11T12:12:00Z">
        <w:r>
          <w:rPr>
            <w:rFonts w:hint="eastAsia" w:ascii="宋体" w:hAnsi="宋体" w:cs="宋体"/>
            <w:sz w:val="22"/>
          </w:rPr>
          <w:delText>甲方</w:delText>
        </w:r>
      </w:del>
      <w:r>
        <w:rPr>
          <w:rFonts w:hint="eastAsia" w:ascii="宋体" w:hAnsi="宋体" w:cs="宋体"/>
          <w:sz w:val="22"/>
        </w:rPr>
        <w:t>造成的一切损失（包括实现债权</w:t>
      </w:r>
      <w:ins w:id="140" w:author="Shihao Guo" w:date="2026-06-11T12:12:00Z">
        <w:r>
          <w:rPr>
            <w:rFonts w:hint="eastAsia" w:ascii="宋体" w:hAnsi="宋体" w:cs="宋体"/>
            <w:sz w:val="22"/>
          </w:rPr>
          <w:t>、</w:t>
        </w:r>
      </w:ins>
      <w:ins w:id="141" w:author="Shihao Guo" w:date="2026-06-11T12:13:00Z">
        <w:r>
          <w:rPr>
            <w:rFonts w:hint="eastAsia" w:ascii="宋体" w:hAnsi="宋体" w:cs="宋体"/>
            <w:sz w:val="22"/>
          </w:rPr>
          <w:t>主张权利所</w:t>
        </w:r>
      </w:ins>
      <w:r>
        <w:rPr>
          <w:rFonts w:hint="eastAsia" w:ascii="宋体" w:hAnsi="宋体" w:cs="宋体"/>
          <w:sz w:val="22"/>
        </w:rPr>
        <w:t>支出的律师费、诉讼费、保全费、保函费、差旅费等）。</w:t>
      </w:r>
    </w:p>
    <w:p w14:paraId="64B02DA5">
      <w:pPr>
        <w:spacing w:before="320" w:after="120" w:line="288" w:lineRule="auto"/>
        <w:jc w:val="left"/>
        <w:outlineLvl w:val="1"/>
        <w:rPr>
          <w:rFonts w:hint="eastAsia" w:ascii="宋体" w:hAnsi="宋体" w:cs="宋体"/>
        </w:rPr>
      </w:pPr>
      <w:bookmarkStart w:id="6" w:name="heading_7"/>
      <w:r>
        <w:rPr>
          <w:rFonts w:hint="eastAsia" w:ascii="宋体" w:hAnsi="宋体" w:cs="宋体"/>
          <w:b/>
          <w:sz w:val="32"/>
        </w:rPr>
        <w:t>第</w:t>
      </w:r>
      <w:r>
        <w:rPr>
          <w:rFonts w:ascii="宋体" w:hAnsi="宋体" w:cs="宋体"/>
          <w:b/>
          <w:sz w:val="32"/>
        </w:rPr>
        <w:t>五</w:t>
      </w:r>
      <w:r>
        <w:rPr>
          <w:rFonts w:hint="eastAsia" w:ascii="宋体" w:hAnsi="宋体" w:cs="宋体"/>
          <w:b/>
          <w:sz w:val="32"/>
        </w:rPr>
        <w:t>条 工商变更</w:t>
      </w:r>
      <w:bookmarkEnd w:id="6"/>
    </w:p>
    <w:p w14:paraId="4A734966">
      <w:pPr>
        <w:spacing w:before="120" w:after="120" w:line="288" w:lineRule="auto"/>
        <w:ind w:firstLine="440" w:firstLineChars="200"/>
        <w:jc w:val="left"/>
        <w:rPr>
          <w:rFonts w:hint="eastAsia" w:ascii="宋体" w:hAnsi="宋体" w:cs="宋体"/>
        </w:rPr>
      </w:pPr>
      <w:r>
        <w:rPr>
          <w:rFonts w:hint="eastAsia" w:ascii="宋体" w:hAnsi="宋体" w:cs="宋体"/>
          <w:sz w:val="22"/>
        </w:rPr>
        <w:t>乙方结清本协议项下对甲方的所有应付款项后，甲方同意配合乙方和丙方办理标的股权的工商变更登记。甲方亦有权主动要求乙方和丙方办理股权转让和变更监事的工商变更登记，乙方和丙方应协调其他股东予以配合。</w:t>
      </w:r>
    </w:p>
    <w:p w14:paraId="53767842">
      <w:pPr>
        <w:spacing w:before="320" w:after="120" w:line="288" w:lineRule="auto"/>
        <w:jc w:val="left"/>
        <w:outlineLvl w:val="1"/>
        <w:rPr>
          <w:rFonts w:hint="eastAsia" w:ascii="宋体" w:hAnsi="宋体" w:cs="宋体"/>
        </w:rPr>
      </w:pPr>
      <w:bookmarkStart w:id="7" w:name="heading_8"/>
      <w:r>
        <w:rPr>
          <w:rFonts w:hint="eastAsia" w:ascii="宋体" w:hAnsi="宋体" w:cs="宋体"/>
          <w:b/>
          <w:sz w:val="32"/>
        </w:rPr>
        <w:t>第</w:t>
      </w:r>
      <w:r>
        <w:rPr>
          <w:rFonts w:ascii="宋体" w:hAnsi="宋体" w:cs="宋体"/>
          <w:b/>
          <w:sz w:val="32"/>
        </w:rPr>
        <w:t>六</w:t>
      </w:r>
      <w:r>
        <w:rPr>
          <w:rFonts w:hint="eastAsia" w:ascii="宋体" w:hAnsi="宋体" w:cs="宋体"/>
          <w:b/>
          <w:sz w:val="32"/>
        </w:rPr>
        <w:t>条 协议的生效与变更</w:t>
      </w:r>
      <w:bookmarkEnd w:id="7"/>
    </w:p>
    <w:p w14:paraId="1F3F3330">
      <w:pPr>
        <w:spacing w:before="120" w:after="120" w:line="288" w:lineRule="auto"/>
        <w:jc w:val="left"/>
        <w:rPr>
          <w:rFonts w:hint="eastAsia" w:ascii="宋体" w:hAnsi="宋体" w:cs="宋体"/>
          <w:sz w:val="22"/>
        </w:rPr>
      </w:pPr>
      <w:r>
        <w:rPr>
          <w:rFonts w:ascii="宋体" w:hAnsi="宋体" w:cs="宋体"/>
          <w:sz w:val="22"/>
        </w:rPr>
        <w:t>6</w:t>
      </w:r>
      <w:r>
        <w:rPr>
          <w:rFonts w:hint="eastAsia" w:ascii="宋体" w:hAnsi="宋体" w:cs="宋体"/>
          <w:sz w:val="22"/>
        </w:rPr>
        <w:t>.1  本协议自</w:t>
      </w:r>
      <w:ins w:id="142" w:author="HK" w:date="2026-06-12T17:42:52Z">
        <w:r>
          <w:rPr>
            <w:rFonts w:hint="eastAsia" w:ascii="宋体" w:hAnsi="宋体" w:cs="宋体"/>
            <w:sz w:val="22"/>
            <w:lang w:val="en-US" w:eastAsia="zh-CN"/>
          </w:rPr>
          <w:t>乙方</w:t>
        </w:r>
      </w:ins>
      <w:ins w:id="143" w:author="HK" w:date="2026-06-12T17:42:53Z">
        <w:r>
          <w:rPr>
            <w:rFonts w:hint="eastAsia" w:ascii="宋体" w:hAnsi="宋体" w:cs="宋体"/>
            <w:sz w:val="22"/>
            <w:lang w:val="en-US" w:eastAsia="zh-CN"/>
          </w:rPr>
          <w:t>、</w:t>
        </w:r>
      </w:ins>
      <w:r>
        <w:rPr>
          <w:rFonts w:hint="eastAsia" w:ascii="宋体" w:hAnsi="宋体" w:cs="宋体"/>
          <w:sz w:val="22"/>
        </w:rPr>
        <w:t>丙方盖章且代表人签字以及甲方</w:t>
      </w:r>
      <w:del w:id="144" w:author="HK" w:date="2026-06-12T17:42:57Z">
        <w:bookmarkStart w:id="10" w:name="_GoBack"/>
        <w:bookmarkEnd w:id="10"/>
        <w:r>
          <w:rPr>
            <w:rFonts w:hint="eastAsia" w:ascii="宋体" w:hAnsi="宋体" w:cs="宋体"/>
            <w:sz w:val="22"/>
          </w:rPr>
          <w:delText>、乙方</w:delText>
        </w:r>
      </w:del>
      <w:r>
        <w:rPr>
          <w:rFonts w:hint="eastAsia" w:ascii="宋体" w:hAnsi="宋体" w:cs="宋体"/>
          <w:sz w:val="22"/>
        </w:rPr>
        <w:t>签字之日起生效。</w:t>
      </w:r>
    </w:p>
    <w:p w14:paraId="4972CB1A">
      <w:pPr>
        <w:spacing w:before="120" w:after="120" w:line="288" w:lineRule="auto"/>
        <w:jc w:val="left"/>
        <w:rPr>
          <w:rFonts w:hint="eastAsia" w:ascii="宋体" w:hAnsi="宋体" w:cs="宋体"/>
          <w:sz w:val="22"/>
        </w:rPr>
      </w:pPr>
      <w:r>
        <w:rPr>
          <w:rFonts w:ascii="宋体" w:hAnsi="宋体" w:cs="宋体"/>
          <w:sz w:val="22"/>
        </w:rPr>
        <w:t>6</w:t>
      </w:r>
      <w:r>
        <w:rPr>
          <w:rFonts w:hint="eastAsia" w:ascii="宋体" w:hAnsi="宋体" w:cs="宋体"/>
          <w:sz w:val="22"/>
        </w:rPr>
        <w:t>.2本协议的任何修改和补充需经各方书面协商一致方可生效。</w:t>
      </w:r>
    </w:p>
    <w:p w14:paraId="54EC952D">
      <w:pPr>
        <w:spacing w:before="120" w:after="120" w:line="288" w:lineRule="auto"/>
        <w:jc w:val="left"/>
        <w:rPr>
          <w:rFonts w:hint="eastAsia" w:ascii="宋体" w:hAnsi="宋体" w:cs="宋体"/>
          <w:sz w:val="22"/>
        </w:rPr>
      </w:pPr>
      <w:r>
        <w:rPr>
          <w:rFonts w:hint="eastAsia" w:ascii="宋体" w:hAnsi="宋体" w:cs="宋体"/>
          <w:sz w:val="22"/>
        </w:rPr>
        <w:t>6.3本协议系各方在充分了解客观事实、转让背景、交易风险后，在意思表示真实、自由、平等的基础上协商订立。各方确认，本协议不存在任何欺诈、胁迫、重大误解、显失公平或其他可撤销、可变更情形。各方均自愿放弃以任何可撤销事由向法院或仲裁机构主张撤销、变更本协议的权利。本条款为独立生效条款，不因本协议其他条款效力而受影响。</w:t>
      </w:r>
    </w:p>
    <w:p w14:paraId="2DE71632">
      <w:pPr>
        <w:spacing w:before="320" w:after="120" w:line="288" w:lineRule="auto"/>
        <w:jc w:val="left"/>
        <w:outlineLvl w:val="1"/>
        <w:rPr>
          <w:rFonts w:hint="eastAsia" w:ascii="宋体" w:hAnsi="宋体" w:cs="宋体"/>
        </w:rPr>
      </w:pPr>
      <w:bookmarkStart w:id="8" w:name="heading_9"/>
      <w:r>
        <w:rPr>
          <w:rFonts w:hint="eastAsia" w:ascii="宋体" w:hAnsi="宋体" w:cs="宋体"/>
          <w:b/>
          <w:sz w:val="32"/>
        </w:rPr>
        <w:t>第</w:t>
      </w:r>
      <w:r>
        <w:rPr>
          <w:rFonts w:ascii="宋体" w:hAnsi="宋体" w:cs="宋体"/>
          <w:b/>
          <w:sz w:val="32"/>
        </w:rPr>
        <w:t>七</w:t>
      </w:r>
      <w:r>
        <w:rPr>
          <w:rFonts w:hint="eastAsia" w:ascii="宋体" w:hAnsi="宋体" w:cs="宋体"/>
          <w:b/>
          <w:sz w:val="32"/>
        </w:rPr>
        <w:t>条 争议解决</w:t>
      </w:r>
      <w:bookmarkEnd w:id="8"/>
    </w:p>
    <w:p w14:paraId="6B901DD2">
      <w:pPr>
        <w:spacing w:before="120" w:after="120" w:line="288" w:lineRule="auto"/>
        <w:jc w:val="left"/>
        <w:rPr>
          <w:rFonts w:hint="eastAsia" w:ascii="宋体" w:hAnsi="宋体" w:cs="宋体"/>
        </w:rPr>
      </w:pPr>
      <w:r>
        <w:rPr>
          <w:rFonts w:ascii="宋体" w:hAnsi="宋体" w:cs="宋体"/>
          <w:sz w:val="22"/>
        </w:rPr>
        <w:t>7</w:t>
      </w:r>
      <w:r>
        <w:rPr>
          <w:rFonts w:hint="eastAsia" w:ascii="宋体" w:hAnsi="宋体" w:cs="宋体"/>
          <w:sz w:val="22"/>
        </w:rPr>
        <w:t>.1 因本协议引起的或与本协议有关的任何争议，任何一方均有权向本协议签订地宁波市海曙区人民法院提起诉讼。</w:t>
      </w:r>
    </w:p>
    <w:p w14:paraId="09E27EA8">
      <w:pPr>
        <w:spacing w:before="120" w:after="120" w:line="288" w:lineRule="auto"/>
        <w:jc w:val="left"/>
        <w:rPr>
          <w:rFonts w:hint="eastAsia" w:ascii="宋体" w:hAnsi="宋体" w:cs="宋体"/>
        </w:rPr>
      </w:pPr>
      <w:r>
        <w:rPr>
          <w:rFonts w:ascii="宋体" w:hAnsi="宋体" w:cs="宋体"/>
          <w:sz w:val="22"/>
        </w:rPr>
        <w:t>7</w:t>
      </w:r>
      <w:r>
        <w:rPr>
          <w:rFonts w:hint="eastAsia" w:ascii="宋体" w:hAnsi="宋体" w:cs="宋体"/>
          <w:sz w:val="22"/>
        </w:rPr>
        <w:t>.2 争议解决期间，不影响本协议其他条款的履行。</w:t>
      </w:r>
    </w:p>
    <w:p w14:paraId="555A31EA">
      <w:pPr>
        <w:spacing w:before="320" w:after="120" w:line="288" w:lineRule="auto"/>
        <w:jc w:val="left"/>
        <w:outlineLvl w:val="1"/>
        <w:rPr>
          <w:rFonts w:hint="eastAsia" w:ascii="宋体" w:hAnsi="宋体" w:cs="宋体"/>
        </w:rPr>
      </w:pPr>
      <w:bookmarkStart w:id="9" w:name="heading_10"/>
      <w:r>
        <w:rPr>
          <w:rFonts w:hint="eastAsia" w:ascii="宋体" w:hAnsi="宋体" w:cs="宋体"/>
          <w:b/>
          <w:sz w:val="32"/>
        </w:rPr>
        <w:t>第</w:t>
      </w:r>
      <w:r>
        <w:rPr>
          <w:rFonts w:ascii="宋体" w:hAnsi="宋体" w:cs="宋体"/>
          <w:b/>
          <w:sz w:val="32"/>
        </w:rPr>
        <w:t>八</w:t>
      </w:r>
      <w:r>
        <w:rPr>
          <w:rFonts w:hint="eastAsia" w:ascii="宋体" w:hAnsi="宋体" w:cs="宋体"/>
          <w:b/>
          <w:sz w:val="32"/>
        </w:rPr>
        <w:t>条 其他</w:t>
      </w:r>
      <w:bookmarkEnd w:id="9"/>
    </w:p>
    <w:p w14:paraId="20301647">
      <w:pPr>
        <w:spacing w:before="120" w:after="120" w:line="288" w:lineRule="auto"/>
        <w:jc w:val="left"/>
        <w:rPr>
          <w:del w:id="145" w:author="WPS_1700225564" w:date="2026-06-12T17:36:19Z"/>
          <w:rFonts w:hint="eastAsia" w:ascii="宋体" w:hAnsi="宋体" w:cs="宋体"/>
          <w:sz w:val="22"/>
        </w:rPr>
      </w:pPr>
      <w:r>
        <w:rPr>
          <w:rFonts w:ascii="宋体" w:hAnsi="宋体" w:cs="宋体"/>
          <w:sz w:val="22"/>
        </w:rPr>
        <w:t>8</w:t>
      </w:r>
      <w:r>
        <w:rPr>
          <w:rFonts w:hint="eastAsia" w:ascii="宋体" w:hAnsi="宋体" w:cs="宋体"/>
          <w:sz w:val="22"/>
        </w:rPr>
        <w:t>.1 本协议未尽事宜，各方可另行签订补充协议，补充协议与本协议具有同等法律效力。</w:t>
      </w:r>
    </w:p>
    <w:p w14:paraId="5027D153">
      <w:pPr>
        <w:spacing w:before="120" w:after="120" w:line="288" w:lineRule="auto"/>
        <w:jc w:val="left"/>
        <w:rPr>
          <w:ins w:id="146" w:author="WPS_1700225564" w:date="2026-06-12T17:31:19Z"/>
          <w:rFonts w:hint="eastAsia" w:ascii="宋体" w:hAnsi="宋体" w:cs="宋体"/>
          <w:sz w:val="22"/>
        </w:rPr>
      </w:pPr>
      <w:del w:id="147" w:author="WPS_1700225564" w:date="2026-06-12T17:36:19Z">
        <w:r>
          <w:rPr>
            <w:rFonts w:ascii="宋体" w:hAnsi="宋体" w:cs="宋体"/>
            <w:sz w:val="22"/>
          </w:rPr>
          <w:delText>8</w:delText>
        </w:r>
      </w:del>
      <w:del w:id="148" w:author="WPS_1700225564" w:date="2026-06-12T17:36:19Z">
        <w:r>
          <w:rPr>
            <w:rFonts w:hint="eastAsia" w:ascii="宋体" w:hAnsi="宋体" w:cs="宋体"/>
            <w:sz w:val="22"/>
          </w:rPr>
          <w:delText>.2</w:delText>
        </w:r>
      </w:del>
      <w:del w:id="149" w:author="WPS_1700225564" w:date="2026-06-12T17:36:18Z">
        <w:r>
          <w:rPr>
            <w:rFonts w:hint="eastAsia" w:ascii="宋体" w:hAnsi="宋体" w:cs="宋体"/>
            <w:sz w:val="22"/>
          </w:rPr>
          <w:delText>履行本协议过程中各方产生的全部税费（如有），</w:delText>
        </w:r>
        <w:commentRangeStart w:id="3"/>
        <w:r>
          <w:rPr>
            <w:rFonts w:hint="eastAsia" w:ascii="宋体" w:hAnsi="宋体" w:cs="宋体"/>
            <w:sz w:val="22"/>
          </w:rPr>
          <w:delText>由乙方承担</w:delText>
        </w:r>
        <w:commentRangeEnd w:id="3"/>
      </w:del>
      <w:del w:id="150" w:author="WPS_1700225564" w:date="2026-06-12T17:36:18Z">
        <w:r>
          <w:rPr>
            <w:rStyle w:val="7"/>
            <w:rFonts w:hint="eastAsia" w:ascii="宋体" w:hAnsi="宋体" w:cs="宋体"/>
            <w:sz w:val="22"/>
            <w:szCs w:val="22"/>
          </w:rPr>
          <w:commentReference w:id="3"/>
        </w:r>
      </w:del>
      <w:del w:id="151" w:author="WPS_1700225564" w:date="2026-06-12T17:36:18Z">
        <w:r>
          <w:rPr>
            <w:rFonts w:hint="eastAsia" w:ascii="宋体" w:hAnsi="宋体" w:cs="宋体"/>
            <w:sz w:val="22"/>
          </w:rPr>
          <w:delText>。</w:delText>
        </w:r>
      </w:del>
    </w:p>
    <w:p w14:paraId="6960B2A6">
      <w:pPr>
        <w:spacing w:before="120" w:after="120" w:line="288" w:lineRule="auto"/>
        <w:jc w:val="left"/>
        <w:rPr>
          <w:rFonts w:hint="default" w:ascii="宋体" w:hAnsi="宋体" w:eastAsia="宋体" w:cs="宋体"/>
          <w:sz w:val="22"/>
          <w:lang w:val="en-US" w:eastAsia="zh-CN"/>
        </w:rPr>
      </w:pPr>
      <w:ins w:id="152" w:author="WPS_1700225564" w:date="2026-06-12T17:31:21Z">
        <w:r>
          <w:rPr>
            <w:rFonts w:hint="eastAsia" w:ascii="宋体" w:hAnsi="宋体" w:cs="宋体"/>
            <w:sz w:val="22"/>
            <w:lang w:val="en-US" w:eastAsia="zh-CN"/>
          </w:rPr>
          <w:t>8.</w:t>
        </w:r>
      </w:ins>
      <w:ins w:id="153" w:author="WPS_1700225564" w:date="2026-06-12T17:36:22Z">
        <w:r>
          <w:rPr>
            <w:rFonts w:hint="eastAsia" w:ascii="宋体" w:hAnsi="宋体" w:cs="宋体"/>
            <w:sz w:val="22"/>
            <w:lang w:val="en-US" w:eastAsia="zh-CN"/>
          </w:rPr>
          <w:t>2</w:t>
        </w:r>
      </w:ins>
      <w:ins w:id="154" w:author="WPS_1700225564" w:date="2026-06-12T17:31:29Z">
        <w:r>
          <w:rPr>
            <w:rFonts w:hint="eastAsia" w:ascii="宋体" w:hAnsi="宋体" w:cs="宋体"/>
            <w:sz w:val="22"/>
            <w:lang w:val="en-US" w:eastAsia="zh-CN"/>
          </w:rPr>
          <w:t>因</w:t>
        </w:r>
      </w:ins>
      <w:ins w:id="155" w:author="WPS_1700225564" w:date="2026-06-12T17:31:27Z">
        <w:r>
          <w:rPr>
            <w:rFonts w:hint="eastAsia" w:ascii="宋体" w:hAnsi="宋体" w:cs="宋体"/>
            <w:sz w:val="22"/>
          </w:rPr>
          <w:t>履行本协议</w:t>
        </w:r>
      </w:ins>
      <w:ins w:id="156" w:author="WPS_1700225564" w:date="2026-06-12T17:31:32Z">
        <w:r>
          <w:rPr>
            <w:rFonts w:hint="eastAsia" w:ascii="宋体" w:hAnsi="宋体" w:cs="宋体"/>
            <w:sz w:val="22"/>
            <w:lang w:eastAsia="zh-CN"/>
          </w:rPr>
          <w:t>，</w:t>
        </w:r>
      </w:ins>
      <w:ins w:id="157" w:author="WPS_1700225564" w:date="2026-06-12T17:31:39Z">
        <w:r>
          <w:rPr>
            <w:rFonts w:hint="eastAsia" w:ascii="宋体" w:hAnsi="宋体" w:cs="宋体"/>
            <w:sz w:val="22"/>
            <w:lang w:val="en-US" w:eastAsia="zh-CN"/>
          </w:rPr>
          <w:t>各方</w:t>
        </w:r>
      </w:ins>
      <w:ins w:id="158" w:author="WPS_1700225564" w:date="2026-06-12T17:34:02Z">
        <w:r>
          <w:rPr>
            <w:rFonts w:hint="eastAsia" w:ascii="宋体" w:hAnsi="宋体" w:cs="宋体"/>
            <w:sz w:val="22"/>
            <w:lang w:val="en-US" w:eastAsia="zh-CN"/>
          </w:rPr>
          <w:t>产生</w:t>
        </w:r>
      </w:ins>
      <w:ins w:id="159" w:author="WPS_1700225564" w:date="2026-06-12T17:31:43Z">
        <w:r>
          <w:rPr>
            <w:rFonts w:hint="eastAsia" w:ascii="宋体" w:hAnsi="宋体" w:cs="宋体"/>
            <w:sz w:val="22"/>
            <w:lang w:val="en-US" w:eastAsia="zh-CN"/>
          </w:rPr>
          <w:t>的</w:t>
        </w:r>
      </w:ins>
      <w:ins w:id="160" w:author="WPS_1700225564" w:date="2026-06-12T17:31:59Z">
        <w:r>
          <w:rPr>
            <w:rFonts w:hint="eastAsia" w:ascii="宋体" w:hAnsi="宋体" w:cs="宋体"/>
            <w:sz w:val="22"/>
            <w:lang w:val="en-US" w:eastAsia="zh-CN"/>
          </w:rPr>
          <w:t>所得</w:t>
        </w:r>
      </w:ins>
      <w:ins w:id="161" w:author="WPS_1700225564" w:date="2026-06-12T17:32:00Z">
        <w:r>
          <w:rPr>
            <w:rFonts w:hint="eastAsia" w:ascii="宋体" w:hAnsi="宋体" w:cs="宋体"/>
            <w:sz w:val="22"/>
            <w:lang w:val="en-US" w:eastAsia="zh-CN"/>
          </w:rPr>
          <w:t>税</w:t>
        </w:r>
      </w:ins>
      <w:ins w:id="162" w:author="WPS_1700225564" w:date="2026-06-12T17:34:04Z">
        <w:r>
          <w:rPr>
            <w:rFonts w:hint="eastAsia" w:ascii="宋体" w:hAnsi="宋体" w:cs="宋体"/>
            <w:sz w:val="22"/>
            <w:lang w:val="en-US" w:eastAsia="zh-CN"/>
          </w:rPr>
          <w:t>（</w:t>
        </w:r>
      </w:ins>
      <w:ins w:id="163" w:author="WPS_1700225564" w:date="2026-06-12T17:34:05Z">
        <w:r>
          <w:rPr>
            <w:rFonts w:hint="eastAsia" w:ascii="宋体" w:hAnsi="宋体" w:cs="宋体"/>
            <w:sz w:val="22"/>
            <w:lang w:val="en-US" w:eastAsia="zh-CN"/>
          </w:rPr>
          <w:t>如有</w:t>
        </w:r>
      </w:ins>
      <w:ins w:id="164" w:author="WPS_1700225564" w:date="2026-06-12T17:34:04Z">
        <w:r>
          <w:rPr>
            <w:rFonts w:hint="eastAsia" w:ascii="宋体" w:hAnsi="宋体" w:cs="宋体"/>
            <w:sz w:val="22"/>
            <w:lang w:val="en-US" w:eastAsia="zh-CN"/>
          </w:rPr>
          <w:t>）</w:t>
        </w:r>
      </w:ins>
      <w:ins w:id="165" w:author="WPS_1700225564" w:date="2026-06-12T17:31:27Z">
        <w:r>
          <w:rPr>
            <w:rFonts w:hint="eastAsia" w:ascii="宋体" w:hAnsi="宋体" w:cs="宋体"/>
            <w:sz w:val="22"/>
          </w:rPr>
          <w:t>，</w:t>
        </w:r>
        <w:commentRangeStart w:id="4"/>
        <w:r>
          <w:rPr>
            <w:rFonts w:hint="eastAsia" w:ascii="宋体" w:hAnsi="宋体" w:cs="宋体"/>
            <w:sz w:val="22"/>
          </w:rPr>
          <w:t>由</w:t>
        </w:r>
      </w:ins>
      <w:ins w:id="166" w:author="WPS_1700225564" w:date="2026-06-12T17:33:55Z">
        <w:r>
          <w:rPr>
            <w:rFonts w:hint="eastAsia" w:ascii="宋体" w:hAnsi="宋体" w:cs="宋体"/>
            <w:sz w:val="22"/>
            <w:lang w:val="en-US" w:eastAsia="zh-CN"/>
          </w:rPr>
          <w:t>各方</w:t>
        </w:r>
      </w:ins>
      <w:ins w:id="167" w:author="WPS_1700225564" w:date="2026-06-12T17:33:56Z">
        <w:r>
          <w:rPr>
            <w:rFonts w:hint="eastAsia" w:ascii="宋体" w:hAnsi="宋体" w:cs="宋体"/>
            <w:sz w:val="22"/>
            <w:lang w:val="en-US" w:eastAsia="zh-CN"/>
          </w:rPr>
          <w:t>自行</w:t>
        </w:r>
      </w:ins>
      <w:ins w:id="168" w:author="WPS_1700225564" w:date="2026-06-12T17:31:27Z">
        <w:r>
          <w:rPr>
            <w:rFonts w:hint="eastAsia" w:ascii="宋体" w:hAnsi="宋体" w:cs="宋体"/>
            <w:sz w:val="22"/>
          </w:rPr>
          <w:t>承担</w:t>
        </w:r>
        <w:commentRangeEnd w:id="4"/>
      </w:ins>
      <w:ins w:id="169" w:author="WPS_1700225564" w:date="2026-06-12T17:31:27Z">
        <w:r>
          <w:rPr>
            <w:rStyle w:val="7"/>
            <w:rFonts w:hint="eastAsia" w:ascii="宋体" w:hAnsi="宋体" w:cs="宋体"/>
            <w:sz w:val="22"/>
            <w:szCs w:val="22"/>
          </w:rPr>
          <w:commentReference w:id="4"/>
        </w:r>
      </w:ins>
      <w:ins w:id="170" w:author="WPS_1700225564" w:date="2026-06-12T17:35:47Z">
        <w:r>
          <w:rPr>
            <w:rStyle w:val="7"/>
            <w:rFonts w:hint="eastAsia" w:ascii="宋体" w:hAnsi="宋体" w:cs="宋体"/>
            <w:sz w:val="22"/>
            <w:szCs w:val="22"/>
            <w:lang w:eastAsia="zh-CN"/>
          </w:rPr>
          <w:t>，</w:t>
        </w:r>
      </w:ins>
      <w:ins w:id="171" w:author="WPS_1700225564" w:date="2026-06-12T17:35:49Z">
        <w:r>
          <w:rPr>
            <w:rStyle w:val="7"/>
            <w:rFonts w:hint="eastAsia" w:ascii="宋体" w:hAnsi="宋体" w:cs="宋体"/>
            <w:sz w:val="22"/>
            <w:szCs w:val="22"/>
            <w:lang w:val="en-US" w:eastAsia="zh-CN"/>
          </w:rPr>
          <w:t>其他</w:t>
        </w:r>
      </w:ins>
      <w:ins w:id="172" w:author="WPS_1700225564" w:date="2026-06-12T17:36:06Z">
        <w:r>
          <w:rPr>
            <w:rStyle w:val="7"/>
            <w:rFonts w:hint="eastAsia" w:ascii="宋体" w:hAnsi="宋体" w:cs="宋体"/>
            <w:sz w:val="22"/>
            <w:szCs w:val="22"/>
            <w:lang w:val="en-US" w:eastAsia="zh-CN"/>
          </w:rPr>
          <w:t>工商登记</w:t>
        </w:r>
      </w:ins>
      <w:ins w:id="173" w:author="WPS_1700225564" w:date="2026-06-12T17:36:07Z">
        <w:r>
          <w:rPr>
            <w:rStyle w:val="7"/>
            <w:rFonts w:hint="eastAsia" w:ascii="宋体" w:hAnsi="宋体" w:cs="宋体"/>
            <w:sz w:val="22"/>
            <w:szCs w:val="22"/>
            <w:lang w:val="en-US" w:eastAsia="zh-CN"/>
          </w:rPr>
          <w:t>过程中</w:t>
        </w:r>
      </w:ins>
      <w:ins w:id="174" w:author="WPS_1700225564" w:date="2026-06-12T17:35:52Z">
        <w:r>
          <w:rPr>
            <w:rStyle w:val="7"/>
            <w:rFonts w:hint="eastAsia" w:ascii="宋体" w:hAnsi="宋体" w:cs="宋体"/>
            <w:sz w:val="22"/>
            <w:szCs w:val="22"/>
            <w:lang w:val="en-US" w:eastAsia="zh-CN"/>
          </w:rPr>
          <w:t>所产生</w:t>
        </w:r>
      </w:ins>
      <w:ins w:id="175" w:author="WPS_1700225564" w:date="2026-06-12T17:35:53Z">
        <w:r>
          <w:rPr>
            <w:rStyle w:val="7"/>
            <w:rFonts w:hint="eastAsia" w:ascii="宋体" w:hAnsi="宋体" w:cs="宋体"/>
            <w:sz w:val="22"/>
            <w:szCs w:val="22"/>
            <w:lang w:val="en-US" w:eastAsia="zh-CN"/>
          </w:rPr>
          <w:t>的</w:t>
        </w:r>
      </w:ins>
      <w:ins w:id="176" w:author="WPS_1700225564" w:date="2026-06-12T17:35:54Z">
        <w:r>
          <w:rPr>
            <w:rStyle w:val="7"/>
            <w:rFonts w:hint="eastAsia" w:ascii="宋体" w:hAnsi="宋体" w:cs="宋体"/>
            <w:sz w:val="22"/>
            <w:szCs w:val="22"/>
            <w:lang w:val="en-US" w:eastAsia="zh-CN"/>
          </w:rPr>
          <w:t>费用</w:t>
        </w:r>
      </w:ins>
      <w:ins w:id="177" w:author="WPS_1700225564" w:date="2026-06-12T17:35:55Z">
        <w:r>
          <w:rPr>
            <w:rStyle w:val="7"/>
            <w:rFonts w:hint="eastAsia" w:ascii="宋体" w:hAnsi="宋体" w:cs="宋体"/>
            <w:sz w:val="22"/>
            <w:szCs w:val="22"/>
            <w:lang w:val="en-US" w:eastAsia="zh-CN"/>
          </w:rPr>
          <w:t>（如有</w:t>
        </w:r>
      </w:ins>
      <w:ins w:id="178" w:author="WPS_1700225564" w:date="2026-06-12T17:35:56Z">
        <w:r>
          <w:rPr>
            <w:rStyle w:val="7"/>
            <w:rFonts w:hint="eastAsia" w:ascii="宋体" w:hAnsi="宋体" w:cs="宋体"/>
            <w:sz w:val="22"/>
            <w:szCs w:val="22"/>
            <w:lang w:val="en-US" w:eastAsia="zh-CN"/>
          </w:rPr>
          <w:t>），</w:t>
        </w:r>
      </w:ins>
      <w:ins w:id="179" w:author="WPS_1700225564" w:date="2026-06-12T17:36:11Z">
        <w:r>
          <w:rPr>
            <w:rStyle w:val="7"/>
            <w:rFonts w:hint="eastAsia" w:ascii="宋体" w:hAnsi="宋体" w:cs="宋体"/>
            <w:sz w:val="22"/>
            <w:szCs w:val="22"/>
            <w:lang w:val="en-US" w:eastAsia="zh-CN"/>
          </w:rPr>
          <w:t>有</w:t>
        </w:r>
      </w:ins>
      <w:ins w:id="180" w:author="WPS_1700225564" w:date="2026-06-12T17:36:13Z">
        <w:r>
          <w:rPr>
            <w:rStyle w:val="7"/>
            <w:rFonts w:hint="eastAsia" w:ascii="宋体" w:hAnsi="宋体" w:cs="宋体"/>
            <w:sz w:val="22"/>
            <w:szCs w:val="22"/>
            <w:lang w:val="en-US" w:eastAsia="zh-CN"/>
          </w:rPr>
          <w:t>乙方</w:t>
        </w:r>
      </w:ins>
      <w:ins w:id="181" w:author="WPS_1700225564" w:date="2026-06-12T17:36:16Z">
        <w:r>
          <w:rPr>
            <w:rStyle w:val="7"/>
            <w:rFonts w:hint="eastAsia" w:ascii="宋体" w:hAnsi="宋体" w:cs="宋体"/>
            <w:sz w:val="22"/>
            <w:szCs w:val="22"/>
            <w:lang w:val="en-US" w:eastAsia="zh-CN"/>
          </w:rPr>
          <w:t>承担</w:t>
        </w:r>
      </w:ins>
      <w:ins w:id="182" w:author="WPS_1700225564" w:date="2026-06-12T17:31:27Z">
        <w:r>
          <w:rPr>
            <w:rFonts w:hint="eastAsia" w:ascii="宋体" w:hAnsi="宋体" w:cs="宋体"/>
            <w:sz w:val="22"/>
          </w:rPr>
          <w:t>。</w:t>
        </w:r>
      </w:ins>
    </w:p>
    <w:p w14:paraId="7E2B5843">
      <w:pPr>
        <w:spacing w:before="120" w:after="120" w:line="288" w:lineRule="auto"/>
        <w:jc w:val="left"/>
        <w:rPr>
          <w:rFonts w:hint="eastAsia" w:ascii="宋体" w:hAnsi="宋体" w:cs="宋体"/>
          <w:sz w:val="22"/>
        </w:rPr>
      </w:pPr>
      <w:r>
        <w:rPr>
          <w:rFonts w:ascii="宋体" w:hAnsi="宋体" w:cs="宋体"/>
          <w:sz w:val="22"/>
        </w:rPr>
        <w:t>8</w:t>
      </w:r>
      <w:r>
        <w:rPr>
          <w:rFonts w:hint="eastAsia" w:ascii="宋体" w:hAnsi="宋体" w:cs="宋体"/>
          <w:sz w:val="22"/>
        </w:rPr>
        <w:t>.</w:t>
      </w:r>
      <w:ins w:id="183" w:author="WPS_1700225564" w:date="2026-06-12T17:36:23Z">
        <w:r>
          <w:rPr>
            <w:rFonts w:hint="eastAsia" w:ascii="宋体" w:hAnsi="宋体" w:cs="宋体"/>
            <w:sz w:val="22"/>
            <w:lang w:val="en-US" w:eastAsia="zh-CN"/>
          </w:rPr>
          <w:t>3</w:t>
        </w:r>
      </w:ins>
      <w:del w:id="184" w:author="WPS_1700225564" w:date="2026-06-12T17:34:11Z">
        <w:r>
          <w:rPr>
            <w:rFonts w:hint="eastAsia" w:ascii="宋体" w:hAnsi="宋体" w:cs="宋体"/>
            <w:sz w:val="22"/>
          </w:rPr>
          <w:delText>3</w:delText>
        </w:r>
      </w:del>
      <w:r>
        <w:rPr>
          <w:rFonts w:hint="eastAsia" w:ascii="宋体" w:hAnsi="宋体" w:cs="宋体"/>
          <w:sz w:val="22"/>
        </w:rPr>
        <w:t>非经</w:t>
      </w:r>
      <w:del w:id="185" w:author="Shihao Guo" w:date="2026-06-11T12:14:00Z">
        <w:r>
          <w:rPr>
            <w:rFonts w:hint="eastAsia" w:ascii="宋体" w:hAnsi="宋体" w:cs="宋体"/>
            <w:sz w:val="22"/>
          </w:rPr>
          <w:delText>甲方</w:delText>
        </w:r>
      </w:del>
      <w:ins w:id="186" w:author="Shihao Guo" w:date="2026-06-11T12:14:00Z">
        <w:r>
          <w:rPr>
            <w:rFonts w:hint="eastAsia" w:ascii="宋体" w:hAnsi="宋体" w:cs="宋体"/>
            <w:sz w:val="22"/>
          </w:rPr>
          <w:t>其他方</w:t>
        </w:r>
      </w:ins>
      <w:r>
        <w:rPr>
          <w:rFonts w:hint="eastAsia" w:ascii="宋体" w:hAnsi="宋体" w:cs="宋体"/>
          <w:sz w:val="22"/>
        </w:rPr>
        <w:t>事先书面同意，</w:t>
      </w:r>
      <w:ins w:id="187" w:author="Shihao Guo" w:date="2026-06-11T12:14:00Z">
        <w:r>
          <w:rPr>
            <w:rFonts w:hint="eastAsia" w:ascii="宋体" w:hAnsi="宋体" w:cs="宋体"/>
            <w:sz w:val="22"/>
          </w:rPr>
          <w:t>任何一方</w:t>
        </w:r>
      </w:ins>
      <w:del w:id="188" w:author="Shihao Guo" w:date="2026-06-11T12:14:00Z">
        <w:r>
          <w:rPr>
            <w:rFonts w:hint="eastAsia" w:ascii="宋体" w:hAnsi="宋体" w:cs="宋体"/>
            <w:sz w:val="22"/>
          </w:rPr>
          <w:delText>乙方和丙方</w:delText>
        </w:r>
      </w:del>
      <w:r>
        <w:rPr>
          <w:rFonts w:hint="eastAsia" w:ascii="宋体" w:hAnsi="宋体" w:cs="宋体"/>
          <w:sz w:val="22"/>
        </w:rPr>
        <w:t>不得转让本协议项下的权利和义务。</w:t>
      </w:r>
    </w:p>
    <w:p w14:paraId="61D30774">
      <w:pPr>
        <w:spacing w:before="120" w:after="120" w:line="288" w:lineRule="auto"/>
        <w:jc w:val="left"/>
        <w:rPr>
          <w:rFonts w:hint="eastAsia" w:ascii="宋体" w:hAnsi="宋体" w:cs="宋体"/>
        </w:rPr>
      </w:pPr>
      <w:r>
        <w:rPr>
          <w:rFonts w:ascii="宋体" w:hAnsi="宋体" w:cs="宋体"/>
          <w:sz w:val="22"/>
        </w:rPr>
        <w:t>8</w:t>
      </w:r>
      <w:r>
        <w:rPr>
          <w:rFonts w:hint="eastAsia" w:ascii="宋体" w:hAnsi="宋体" w:cs="宋体"/>
          <w:sz w:val="22"/>
        </w:rPr>
        <w:t>.4本协议一式三份，甲方、乙方、丙方各执一份，具有同等法律效力。</w:t>
      </w:r>
    </w:p>
    <w:p w14:paraId="658514A4">
      <w:pPr>
        <w:spacing w:before="120" w:after="120" w:line="288" w:lineRule="auto"/>
        <w:jc w:val="left"/>
        <w:rPr>
          <w:rFonts w:hint="eastAsia" w:ascii="宋体" w:hAnsi="宋体" w:cs="宋体"/>
        </w:rPr>
      </w:pPr>
      <w:r>
        <w:rPr>
          <w:rFonts w:hint="eastAsia" w:ascii="宋体" w:hAnsi="宋体" w:cs="宋体"/>
          <w:sz w:val="22"/>
        </w:rPr>
        <w:t>（以下无正文）</w:t>
      </w:r>
    </w:p>
    <w:p w14:paraId="01EA3343">
      <w:pPr>
        <w:jc w:val="left"/>
        <w:rPr>
          <w:rFonts w:hint="eastAsia" w:ascii="宋体" w:hAnsi="宋体" w:cs="宋体"/>
          <w:sz w:val="22"/>
        </w:rPr>
      </w:pPr>
      <w:r>
        <w:rPr>
          <w:rFonts w:hint="eastAsia" w:ascii="宋体" w:hAnsi="宋体" w:cs="宋体"/>
          <w:sz w:val="22"/>
        </w:rPr>
        <w:br w:type="page"/>
      </w:r>
    </w:p>
    <w:p w14:paraId="4D2843C3">
      <w:pPr>
        <w:spacing w:before="120" w:after="120" w:line="288" w:lineRule="auto"/>
        <w:jc w:val="left"/>
        <w:rPr>
          <w:rFonts w:hint="eastAsia" w:ascii="宋体" w:hAnsi="宋体" w:cs="宋体"/>
          <w:sz w:val="22"/>
        </w:rPr>
      </w:pPr>
      <w:r>
        <w:rPr>
          <w:rFonts w:hint="eastAsia" w:ascii="宋体" w:hAnsi="宋体" w:cs="宋体"/>
          <w:sz w:val="22"/>
        </w:rPr>
        <w:t>甲方（签字/按手印）：____________________</w:t>
      </w:r>
    </w:p>
    <w:p w14:paraId="5D3FAD70">
      <w:pPr>
        <w:spacing w:before="120" w:after="120" w:line="288" w:lineRule="auto"/>
        <w:jc w:val="left"/>
        <w:rPr>
          <w:rFonts w:hint="eastAsia" w:ascii="宋体" w:hAnsi="宋体" w:cs="宋体"/>
        </w:rPr>
      </w:pPr>
      <w:r>
        <w:rPr>
          <w:rFonts w:hint="eastAsia" w:ascii="宋体" w:hAnsi="宋体" w:cs="宋体"/>
          <w:sz w:val="22"/>
        </w:rPr>
        <w:t>日期：______年____月____日</w:t>
      </w:r>
    </w:p>
    <w:p w14:paraId="48D1CDD7">
      <w:pPr>
        <w:spacing w:before="120" w:after="120" w:line="288" w:lineRule="auto"/>
        <w:jc w:val="left"/>
        <w:rPr>
          <w:rFonts w:hint="eastAsia" w:ascii="宋体" w:hAnsi="宋体" w:cs="宋体"/>
        </w:rPr>
      </w:pPr>
    </w:p>
    <w:p w14:paraId="36442233">
      <w:pPr>
        <w:spacing w:before="120" w:after="120" w:line="288" w:lineRule="auto"/>
        <w:jc w:val="left"/>
        <w:rPr>
          <w:rFonts w:hint="eastAsia" w:ascii="宋体" w:hAnsi="宋体" w:cs="宋体"/>
        </w:rPr>
      </w:pPr>
      <w:r>
        <w:rPr>
          <w:rFonts w:hint="eastAsia" w:ascii="宋体" w:hAnsi="宋体" w:cs="宋体"/>
          <w:sz w:val="22"/>
        </w:rPr>
        <w:t>乙方（签字/按手印）：________________</w:t>
      </w:r>
    </w:p>
    <w:p w14:paraId="395970D4">
      <w:pPr>
        <w:spacing w:before="120" w:after="120" w:line="288" w:lineRule="auto"/>
        <w:jc w:val="left"/>
        <w:rPr>
          <w:rFonts w:hint="eastAsia" w:ascii="宋体" w:hAnsi="宋体" w:cs="宋体"/>
        </w:rPr>
      </w:pPr>
      <w:r>
        <w:rPr>
          <w:rFonts w:hint="eastAsia" w:ascii="宋体" w:hAnsi="宋体" w:cs="宋体"/>
          <w:sz w:val="22"/>
        </w:rPr>
        <w:t>日期：______年____月____日</w:t>
      </w:r>
    </w:p>
    <w:p w14:paraId="34B5620F">
      <w:pPr>
        <w:spacing w:before="120" w:after="120" w:line="288" w:lineRule="auto"/>
        <w:jc w:val="left"/>
        <w:rPr>
          <w:rFonts w:hint="eastAsia" w:ascii="宋体" w:hAnsi="宋体" w:cs="宋体"/>
        </w:rPr>
      </w:pPr>
    </w:p>
    <w:p w14:paraId="5E66FC22">
      <w:pPr>
        <w:spacing w:before="120" w:after="120" w:line="288" w:lineRule="auto"/>
        <w:jc w:val="left"/>
        <w:rPr>
          <w:rFonts w:hint="eastAsia" w:ascii="宋体" w:hAnsi="宋体" w:cs="宋体"/>
        </w:rPr>
      </w:pPr>
      <w:r>
        <w:rPr>
          <w:rFonts w:hint="eastAsia" w:ascii="宋体" w:hAnsi="宋体" w:cs="宋体"/>
          <w:sz w:val="22"/>
        </w:rPr>
        <w:t>丙方（盖章）：________________________</w:t>
      </w:r>
    </w:p>
    <w:p w14:paraId="6031C3D7">
      <w:pPr>
        <w:spacing w:before="120" w:after="120" w:line="288" w:lineRule="auto"/>
        <w:jc w:val="left"/>
        <w:rPr>
          <w:rFonts w:hint="eastAsia" w:ascii="宋体" w:hAnsi="宋体" w:cs="宋体"/>
        </w:rPr>
      </w:pPr>
      <w:r>
        <w:rPr>
          <w:rFonts w:hint="eastAsia" w:ascii="宋体" w:hAnsi="宋体" w:cs="宋体"/>
          <w:sz w:val="22"/>
        </w:rPr>
        <w:t>法定代表人（签字）：__________________</w:t>
      </w:r>
    </w:p>
    <w:p w14:paraId="33836DA0">
      <w:pPr>
        <w:spacing w:before="120" w:after="120" w:line="288" w:lineRule="auto"/>
        <w:jc w:val="left"/>
        <w:rPr>
          <w:rFonts w:hint="eastAsia" w:ascii="宋体" w:hAnsi="宋体" w:cs="宋体"/>
        </w:rPr>
      </w:pPr>
      <w:r>
        <w:rPr>
          <w:rFonts w:hint="eastAsia" w:ascii="宋体" w:hAnsi="宋体" w:cs="宋体"/>
          <w:sz w:val="22"/>
        </w:rPr>
        <w:t>日期：______年____月____日</w:t>
      </w:r>
    </w:p>
    <w:sectPr>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ihao Guo" w:date="2026-06-11T11:58:00Z" w:initials="">
    <w:p w14:paraId="5CB1459F">
      <w:pPr>
        <w:pStyle w:val="2"/>
      </w:pPr>
      <w:r>
        <w:rPr>
          <w:rFonts w:hint="eastAsia"/>
        </w:rPr>
        <w:t>未看到协议的具体内容，需要请冠总确认“鉴于”部分的描述是否准确。此外，不建议在本协议中又引入其他的协议。</w:t>
      </w:r>
    </w:p>
  </w:comment>
  <w:comment w:id="1" w:author="Shihao Guo" w:date="2026-06-11T12:15:00Z" w:initials="">
    <w:p w14:paraId="0AAE021E">
      <w:pPr>
        <w:pStyle w:val="2"/>
      </w:pPr>
      <w:r>
        <w:rPr>
          <w:rFonts w:hint="eastAsia"/>
        </w:rPr>
        <w:t>表述调整为与《和解协议》一致。</w:t>
      </w:r>
    </w:p>
  </w:comment>
  <w:comment w:id="2" w:author="Shihao Guo" w:date="2026-06-11T12:17:00Z" w:initials="">
    <w:p w14:paraId="39E4BC49">
      <w:pPr>
        <w:pStyle w:val="2"/>
      </w:pPr>
      <w:r>
        <w:rPr>
          <w:rFonts w:hint="eastAsia"/>
        </w:rPr>
        <w:t>原约定责任过重，公司解散出现法定事由的，不受各方单方面的意志所控制。</w:t>
      </w:r>
    </w:p>
  </w:comment>
  <w:comment w:id="3" w:author="Shihao Guo" w:date="2026-06-11T12:14:00Z" w:initials="">
    <w:p w14:paraId="2EA18335">
      <w:pPr>
        <w:pStyle w:val="2"/>
      </w:pPr>
      <w:r>
        <w:rPr>
          <w:rFonts w:hint="eastAsia"/>
        </w:rPr>
        <w:t>请冠总确认，因为转让价格高于股权对应实缴资本，所以需要产生相应的增值税。</w:t>
      </w:r>
    </w:p>
  </w:comment>
  <w:comment w:id="4" w:author="Shihao Guo" w:date="2026-06-11T12:14:00Z" w:initials="">
    <w:p w14:paraId="56B2C26F">
      <w:pPr>
        <w:pStyle w:val="2"/>
      </w:pPr>
      <w:r>
        <w:rPr>
          <w:rFonts w:hint="eastAsia"/>
        </w:rPr>
        <w:t>请冠总确认，因为转让价格高于股权对应实缴资本，所以需要产生相应的增值税。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B1459F" w15:done="0"/>
  <w15:commentEx w15:paraId="0AAE021E" w15:done="0"/>
  <w15:commentEx w15:paraId="39E4BC49" w15:done="0"/>
  <w15:commentEx w15:paraId="2EA18335" w15:done="0"/>
  <w15:commentEx w15:paraId="56B2C2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9E79D7"/>
    <w:multiLevelType w:val="singleLevel"/>
    <w:tmpl w:val="DF9E79D7"/>
    <w:lvl w:ilvl="0" w:tentative="0">
      <w:start w:val="1"/>
      <w:numFmt w:val="decimal"/>
      <w:suff w:val="space"/>
      <w:lvlText w:val="%1."/>
      <w:lvlJc w:val="left"/>
    </w:lvl>
  </w:abstractNum>
  <w:abstractNum w:abstractNumId="1">
    <w:nsid w:val="5E7E4C95"/>
    <w:multiLevelType w:val="singleLevel"/>
    <w:tmpl w:val="5E7E4C95"/>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00225564">
    <w15:presenceInfo w15:providerId="WPS Office" w15:userId="1485122380"/>
  </w15:person>
  <w15:person w15:author="Shihao Guo">
    <w15:presenceInfo w15:providerId="Windows Live" w15:userId="bbdaff26f80a4450"/>
  </w15:person>
  <w15:person w15:author="HK">
    <w15:presenceInfo w15:providerId="None" w15:userId="H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6A1"/>
    <w:rsid w:val="001371F2"/>
    <w:rsid w:val="00173E57"/>
    <w:rsid w:val="00204ABD"/>
    <w:rsid w:val="00221011"/>
    <w:rsid w:val="003C7AA1"/>
    <w:rsid w:val="00533F25"/>
    <w:rsid w:val="005B46E3"/>
    <w:rsid w:val="007776BE"/>
    <w:rsid w:val="007A277E"/>
    <w:rsid w:val="00A613F9"/>
    <w:rsid w:val="00AB77DF"/>
    <w:rsid w:val="00AC4476"/>
    <w:rsid w:val="00B46E04"/>
    <w:rsid w:val="00BC6BB6"/>
    <w:rsid w:val="00C711DA"/>
    <w:rsid w:val="00C71B6C"/>
    <w:rsid w:val="00C80A08"/>
    <w:rsid w:val="00F50418"/>
    <w:rsid w:val="00FB2548"/>
    <w:rsid w:val="00FE36A1"/>
    <w:rsid w:val="1FDDD0CC"/>
    <w:rsid w:val="5F9B4735"/>
    <w:rsid w:val="6BE773B1"/>
    <w:rsid w:val="71DFFE8B"/>
    <w:rsid w:val="73EEFE0E"/>
    <w:rsid w:val="77DF1CE2"/>
    <w:rsid w:val="79EBD15A"/>
    <w:rsid w:val="7AED6C2E"/>
    <w:rsid w:val="7DFADE0E"/>
    <w:rsid w:val="7FFF3933"/>
    <w:rsid w:val="9FCF415E"/>
    <w:rsid w:val="ABFAB3A3"/>
    <w:rsid w:val="ADBB3BAC"/>
    <w:rsid w:val="B773510A"/>
    <w:rsid w:val="BB9E5432"/>
    <w:rsid w:val="CFDFBD21"/>
    <w:rsid w:val="DE354A1D"/>
    <w:rsid w:val="DF70742F"/>
    <w:rsid w:val="DFFDA754"/>
    <w:rsid w:val="E7BEB354"/>
    <w:rsid w:val="F3DFFC54"/>
    <w:rsid w:val="F7EA3461"/>
    <w:rsid w:val="FACF3D4D"/>
    <w:rsid w:val="FEBF2B2D"/>
    <w:rsid w:val="FFFC6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uiPriority w:val="0"/>
    <w:pPr>
      <w:jc w:val="left"/>
    </w:pPr>
  </w:style>
  <w:style w:type="paragraph" w:styleId="3">
    <w:name w:val="annotation subject"/>
    <w:basedOn w:val="2"/>
    <w:next w:val="2"/>
    <w:link w:val="10"/>
    <w:uiPriority w:val="0"/>
    <w:rPr>
      <w:b/>
      <w:bCs/>
    </w:rPr>
  </w:style>
  <w:style w:type="character" w:styleId="6">
    <w:name w:val="Strong"/>
    <w:basedOn w:val="5"/>
    <w:qFormat/>
    <w:uiPriority w:val="0"/>
    <w:rPr>
      <w:b/>
    </w:rPr>
  </w:style>
  <w:style w:type="character" w:styleId="7">
    <w:name w:val="annotation reference"/>
    <w:basedOn w:val="5"/>
    <w:uiPriority w:val="0"/>
    <w:rPr>
      <w:sz w:val="21"/>
      <w:szCs w:val="21"/>
    </w:rPr>
  </w:style>
  <w:style w:type="paragraph" w:customStyle="1" w:styleId="8">
    <w:name w:val="Revision"/>
    <w:hidden/>
    <w:unhideWhenUsed/>
    <w:uiPriority w:val="99"/>
    <w:rPr>
      <w:rFonts w:ascii="Times New Roman" w:hAnsi="Times New Roman" w:eastAsia="宋体" w:cs="Times New Roman"/>
      <w:sz w:val="21"/>
      <w:szCs w:val="22"/>
      <w:lang w:val="en-US" w:eastAsia="zh-CN" w:bidi="ar-SA"/>
    </w:rPr>
  </w:style>
  <w:style w:type="character" w:customStyle="1" w:styleId="9">
    <w:name w:val="批注文字 字符"/>
    <w:basedOn w:val="5"/>
    <w:link w:val="2"/>
    <w:uiPriority w:val="0"/>
    <w:rPr>
      <w:sz w:val="21"/>
      <w:szCs w:val="22"/>
    </w:rPr>
  </w:style>
  <w:style w:type="character" w:customStyle="1" w:styleId="10">
    <w:name w:val="批注主题 字符"/>
    <w:basedOn w:val="9"/>
    <w:link w:val="3"/>
    <w:uiPriority w:val="0"/>
    <w:rPr>
      <w:b/>
      <w:bCs/>
      <w:sz w:val="21"/>
      <w:szCs w:val="22"/>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1771</Words>
  <Characters>1878</Characters>
  <Lines>170</Lines>
  <Paragraphs>135</Paragraphs>
  <TotalTime>0</TotalTime>
  <ScaleCrop>false</ScaleCrop>
  <LinksUpToDate>false</LinksUpToDate>
  <CharactersWithSpaces>3514</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2026-05-30T23:23:00Z</dcterms:created>
  <dc:creator>Apache POI</dc:creator>
  <cp:lastModifiedBy>HK</cp:lastModifiedBy>
  <dcterms:modified xsi:type="dcterms:W3CDTF">2026-06-12T17:43:13Z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A70EED2056517F62A4D12B6AF6FBBF20_43</vt:lpwstr>
  </property>
</Properties>
</file>